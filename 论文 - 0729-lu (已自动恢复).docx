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91850" w14:textId="24401B90" w:rsidR="00373FB9" w:rsidRDefault="00373FB9">
      <w:pPr>
        <w:rPr>
          <w:ins w:id="0" w:author="卢 芳芳" w:date="2022-08-05T22:34:00Z"/>
          <w:b/>
          <w:bCs/>
          <w:sz w:val="24"/>
          <w:szCs w:val="24"/>
        </w:rPr>
      </w:pPr>
      <w:ins w:id="1" w:author="卢 芳芳" w:date="2022-08-05T22:34:00Z">
        <w:r>
          <w:rPr>
            <w:rFonts w:hint="eastAsia"/>
            <w:b/>
            <w:bCs/>
            <w:sz w:val="24"/>
            <w:szCs w:val="24"/>
          </w:rPr>
          <w:t>题目？</w:t>
        </w:r>
      </w:ins>
    </w:p>
    <w:p w14:paraId="6D6F2734" w14:textId="1E46E703" w:rsidR="00913AF5" w:rsidRPr="002C2D65" w:rsidRDefault="00913AF5">
      <w:pPr>
        <w:rPr>
          <w:b/>
          <w:bCs/>
          <w:sz w:val="24"/>
          <w:szCs w:val="24"/>
        </w:rPr>
      </w:pPr>
      <w:r w:rsidRPr="002C2D65">
        <w:rPr>
          <w:rFonts w:hint="eastAsia"/>
          <w:b/>
          <w:bCs/>
          <w:sz w:val="24"/>
          <w:szCs w:val="24"/>
        </w:rPr>
        <w:t>摘要：</w:t>
      </w:r>
    </w:p>
    <w:p w14:paraId="24E221A8" w14:textId="1787ECBD" w:rsidR="00913AF5" w:rsidRDefault="00D809CD" w:rsidP="00D809CD">
      <w:r w:rsidRPr="00D809CD">
        <w:rPr>
          <w:rFonts w:eastAsiaTheme="minorHAnsi"/>
          <w:szCs w:val="21"/>
        </w:rPr>
        <w:t>2019 年冠状病毒病 (COVID-19) 自</w:t>
      </w:r>
      <w:r w:rsidR="00081268">
        <w:rPr>
          <w:rFonts w:eastAsiaTheme="minorHAnsi"/>
          <w:szCs w:val="21"/>
        </w:rPr>
        <w:t>2019</w:t>
      </w:r>
      <w:r w:rsidR="00081268">
        <w:rPr>
          <w:rFonts w:eastAsiaTheme="minorHAnsi" w:hint="eastAsia"/>
          <w:szCs w:val="21"/>
        </w:rPr>
        <w:t>年末开始</w:t>
      </w:r>
      <w:r w:rsidRPr="00D809CD">
        <w:rPr>
          <w:rFonts w:eastAsiaTheme="minorHAnsi"/>
          <w:szCs w:val="21"/>
        </w:rPr>
        <w:t>传播，</w:t>
      </w:r>
      <w:r w:rsidRPr="00D809CD">
        <w:rPr>
          <w:rFonts w:eastAsiaTheme="minorHAnsi" w:hint="eastAsia"/>
          <w:szCs w:val="21"/>
        </w:rPr>
        <w:t>给世界健康和经济带来严重影响。胸部计算机断层扫描</w:t>
      </w:r>
      <w:r w:rsidRPr="00D809CD">
        <w:rPr>
          <w:rFonts w:eastAsiaTheme="minorHAnsi"/>
          <w:szCs w:val="21"/>
        </w:rPr>
        <w:t xml:space="preserve"> (CT) 图像是诊断 COVID-19 的重要依据，同时便于医生了解肺部感染的细节。然而，</w:t>
      </w:r>
      <w:commentRangeStart w:id="2"/>
      <w:r w:rsidRPr="00D809CD">
        <w:rPr>
          <w:rFonts w:eastAsiaTheme="minorHAnsi"/>
          <w:szCs w:val="21"/>
        </w:rPr>
        <w:t>CT图像中感染区域的手动分割</w:t>
      </w:r>
      <w:ins w:id="3" w:author="卢 芳芳" w:date="2022-08-05T23:03:00Z">
        <w:r w:rsidR="00E45129">
          <w:rPr>
            <w:rFonts w:eastAsiaTheme="minorHAnsi" w:hint="eastAsia"/>
            <w:szCs w:val="21"/>
          </w:rPr>
          <w:t>费时费力</w:t>
        </w:r>
      </w:ins>
      <w:del w:id="4" w:author="卢 芳芳" w:date="2022-08-05T23:03:00Z">
        <w:r w:rsidRPr="00D809CD" w:rsidDel="00E45129">
          <w:rPr>
            <w:rFonts w:eastAsiaTheme="minorHAnsi"/>
            <w:szCs w:val="21"/>
          </w:rPr>
          <w:delText>很麻烦</w:delText>
        </w:r>
      </w:del>
      <w:r w:rsidRPr="00D809CD">
        <w:rPr>
          <w:rFonts w:eastAsiaTheme="minorHAnsi"/>
          <w:szCs w:val="21"/>
        </w:rPr>
        <w:t>。</w:t>
      </w:r>
      <w:commentRangeEnd w:id="2"/>
      <w:r w:rsidR="00F934CB">
        <w:rPr>
          <w:rStyle w:val="ad"/>
        </w:rPr>
        <w:commentReference w:id="2"/>
      </w:r>
      <w:r w:rsidRPr="00D809CD">
        <w:rPr>
          <w:rFonts w:eastAsiaTheme="minorHAnsi"/>
          <w:szCs w:val="21"/>
        </w:rPr>
        <w:t xml:space="preserve">为了有效量化肺部感染，我们提出了 </w:t>
      </w:r>
      <w:commentRangeStart w:id="5"/>
      <w:r w:rsidRPr="00D809CD">
        <w:rPr>
          <w:rFonts w:eastAsiaTheme="minorHAnsi"/>
          <w:szCs w:val="21"/>
        </w:rPr>
        <w:t>SMA-Net</w:t>
      </w:r>
      <w:commentRangeEnd w:id="5"/>
      <w:r w:rsidR="00121A1D">
        <w:rPr>
          <w:rStyle w:val="ad"/>
        </w:rPr>
        <w:commentReference w:id="5"/>
      </w:r>
      <w:r w:rsidRPr="00D809CD">
        <w:rPr>
          <w:rFonts w:eastAsiaTheme="minorHAnsi"/>
          <w:szCs w:val="21"/>
        </w:rPr>
        <w:t>，这是一种基于深度学习的自动分割肺部病变的方法。为了获得高精度的分割结果，我们在网络中引入了边缘特征连接、空间线性注意机制和通道注意机制，并且我们还采用了新的损失函数。实验表明，SMA-Net的平均Dice相似系数（DSC）和联合交集（IOU）分别为86.1%和77.8%，优于现有的大多</w:t>
      </w:r>
      <w:r w:rsidRPr="00D809CD">
        <w:rPr>
          <w:rFonts w:eastAsiaTheme="minorHAnsi" w:hint="eastAsia"/>
          <w:szCs w:val="21"/>
        </w:rPr>
        <w:t>数用于新冠肺炎分割的神经网络。</w:t>
      </w:r>
    </w:p>
    <w:p w14:paraId="63D413AE" w14:textId="77777777" w:rsidR="00D809CD" w:rsidRPr="00D809CD" w:rsidRDefault="00D809CD" w:rsidP="00D809CD">
      <w:pPr>
        <w:rPr>
          <w:rFonts w:eastAsiaTheme="minorHAnsi"/>
          <w:szCs w:val="21"/>
        </w:rPr>
      </w:pPr>
    </w:p>
    <w:p w14:paraId="11EC1A99" w14:textId="49D0BF85" w:rsidR="00800F1E" w:rsidRDefault="00800F1E">
      <w:r>
        <w:rPr>
          <w:rFonts w:hint="eastAsia"/>
        </w:rPr>
        <w:t>关键词：新冠肺炎、语义分割、</w:t>
      </w:r>
      <w:r w:rsidR="001A2ACA">
        <w:rPr>
          <w:rFonts w:hint="eastAsia"/>
        </w:rPr>
        <w:t>注意力机制</w:t>
      </w:r>
      <w:r w:rsidR="002063EF">
        <w:rPr>
          <w:rFonts w:hint="eastAsia"/>
        </w:rPr>
        <w:t>、C</w:t>
      </w:r>
      <w:r w:rsidR="002063EF">
        <w:t>T</w:t>
      </w:r>
      <w:r w:rsidR="002063EF">
        <w:rPr>
          <w:rFonts w:hint="eastAsia"/>
        </w:rPr>
        <w:t>图像</w:t>
      </w:r>
    </w:p>
    <w:p w14:paraId="1CFBE69A" w14:textId="77777777" w:rsidR="00913AF5" w:rsidRDefault="00913AF5"/>
    <w:p w14:paraId="503892E2" w14:textId="65F99957" w:rsidR="00BB0EE4" w:rsidRPr="002C2D65" w:rsidRDefault="00BB0EE4">
      <w:pPr>
        <w:rPr>
          <w:rFonts w:eastAsiaTheme="minorHAnsi"/>
          <w:b/>
          <w:bCs/>
          <w:sz w:val="24"/>
          <w:szCs w:val="24"/>
        </w:rPr>
      </w:pPr>
      <w:r w:rsidRPr="002C2D65">
        <w:rPr>
          <w:rFonts w:eastAsiaTheme="minorHAnsi" w:hint="eastAsia"/>
          <w:b/>
          <w:bCs/>
          <w:sz w:val="24"/>
          <w:szCs w:val="24"/>
        </w:rPr>
        <w:t>介绍</w:t>
      </w:r>
    </w:p>
    <w:p w14:paraId="40AED02C" w14:textId="12AFE533" w:rsidR="001B4342" w:rsidRDefault="00570DF5">
      <w:pPr>
        <w:rPr>
          <w:rFonts w:eastAsiaTheme="minorHAnsi" w:cs="Arial"/>
          <w:color w:val="000000"/>
          <w:spacing w:val="15"/>
          <w:szCs w:val="21"/>
        </w:rPr>
      </w:pPr>
      <w:r w:rsidRPr="00821279">
        <w:rPr>
          <w:rFonts w:eastAsiaTheme="minorHAnsi"/>
          <w:szCs w:val="21"/>
        </w:rPr>
        <w:t>2019 年冠状病毒病 (COVID-19)</w:t>
      </w:r>
      <w:r w:rsidR="001313A2" w:rsidRPr="00821279">
        <w:rPr>
          <w:rFonts w:eastAsiaTheme="minorHAnsi" w:cs="Arial"/>
          <w:color w:val="000000"/>
          <w:spacing w:val="15"/>
          <w:szCs w:val="21"/>
        </w:rPr>
        <w:t xml:space="preserve">）是一种由新型冠状病毒（以前称为2019 </w:t>
      </w:r>
      <w:proofErr w:type="spellStart"/>
      <w:r w:rsidR="001313A2" w:rsidRPr="00821279">
        <w:rPr>
          <w:rFonts w:eastAsiaTheme="minorHAnsi" w:cs="Arial"/>
          <w:color w:val="000000"/>
          <w:spacing w:val="15"/>
          <w:szCs w:val="21"/>
        </w:rPr>
        <w:t>nCoV</w:t>
      </w:r>
      <w:proofErr w:type="spellEnd"/>
      <w:r w:rsidR="001313A2" w:rsidRPr="00821279">
        <w:rPr>
          <w:rFonts w:eastAsiaTheme="minorHAnsi" w:cs="Arial"/>
          <w:color w:val="000000"/>
          <w:spacing w:val="15"/>
          <w:szCs w:val="21"/>
        </w:rPr>
        <w:t>）引起的</w:t>
      </w:r>
      <w:r w:rsidR="001313A2" w:rsidRPr="00821279">
        <w:rPr>
          <w:rFonts w:eastAsiaTheme="minorHAnsi" w:cs="Arial" w:hint="eastAsia"/>
          <w:color w:val="000000"/>
          <w:spacing w:val="15"/>
          <w:szCs w:val="21"/>
        </w:rPr>
        <w:t>流行</w:t>
      </w:r>
      <w:r w:rsidR="001313A2" w:rsidRPr="00821279">
        <w:rPr>
          <w:rFonts w:eastAsiaTheme="minorHAnsi" w:cs="Arial"/>
          <w:color w:val="000000"/>
          <w:spacing w:val="15"/>
          <w:szCs w:val="21"/>
        </w:rPr>
        <w:t>疾病。</w:t>
      </w:r>
      <w:r w:rsidR="00C42E81" w:rsidRPr="00821279">
        <w:rPr>
          <w:rFonts w:eastAsiaTheme="minorHAnsi" w:cs="Arial" w:hint="eastAsia"/>
          <w:color w:val="000000"/>
          <w:spacing w:val="15"/>
          <w:szCs w:val="21"/>
        </w:rPr>
        <w:t>根据研究显示该病毒具有极强的适应能力，</w:t>
      </w:r>
      <w:r w:rsidR="00DF735D" w:rsidRPr="00821279">
        <w:rPr>
          <w:rFonts w:eastAsiaTheme="minorHAnsi" w:cs="Arial" w:hint="eastAsia"/>
          <w:color w:val="000000"/>
          <w:spacing w:val="15"/>
          <w:szCs w:val="21"/>
        </w:rPr>
        <w:t>到目前为止新冠病毒已经产生1</w:t>
      </w:r>
      <w:r w:rsidR="00DF735D" w:rsidRPr="00821279">
        <w:rPr>
          <w:rFonts w:eastAsiaTheme="minorHAnsi" w:cs="Arial"/>
          <w:color w:val="000000"/>
          <w:spacing w:val="15"/>
          <w:szCs w:val="21"/>
        </w:rPr>
        <w:t>1</w:t>
      </w:r>
      <w:r w:rsidR="00DF735D" w:rsidRPr="00821279">
        <w:rPr>
          <w:rFonts w:eastAsiaTheme="minorHAnsi" w:cs="Arial" w:hint="eastAsia"/>
          <w:color w:val="000000"/>
          <w:spacing w:val="15"/>
          <w:szCs w:val="21"/>
        </w:rPr>
        <w:t>种变异毒株</w:t>
      </w:r>
      <w:r w:rsidR="00BD669D" w:rsidRPr="00E06B51">
        <w:rPr>
          <w:rFonts w:eastAsiaTheme="minorHAnsi" w:cs="Arial"/>
          <w:color w:val="000000"/>
          <w:spacing w:val="15"/>
          <w:szCs w:val="21"/>
          <w:vertAlign w:val="superscript"/>
        </w:rPr>
        <w:fldChar w:fldCharType="begin"/>
      </w:r>
      <w:r w:rsidR="00BD669D" w:rsidRPr="00E06B51">
        <w:rPr>
          <w:rFonts w:eastAsiaTheme="minorHAnsi" w:cs="Arial"/>
          <w:color w:val="000000"/>
          <w:spacing w:val="15"/>
          <w:szCs w:val="21"/>
          <w:vertAlign w:val="superscript"/>
        </w:rPr>
        <w:instrText xml:space="preserve"> REF _Ref107328076 \r \h </w:instrText>
      </w:r>
      <w:r w:rsidR="00E06B51" w:rsidRPr="00E06B51">
        <w:rPr>
          <w:rFonts w:eastAsiaTheme="minorHAnsi" w:cs="Arial"/>
          <w:color w:val="000000"/>
          <w:spacing w:val="15"/>
          <w:szCs w:val="21"/>
          <w:vertAlign w:val="superscript"/>
        </w:rPr>
        <w:instrText xml:space="preserve"> \* MERGEFORMAT </w:instrText>
      </w:r>
      <w:r w:rsidR="00BD669D" w:rsidRPr="00E06B51">
        <w:rPr>
          <w:rFonts w:eastAsiaTheme="minorHAnsi" w:cs="Arial"/>
          <w:color w:val="000000"/>
          <w:spacing w:val="15"/>
          <w:szCs w:val="21"/>
          <w:vertAlign w:val="superscript"/>
        </w:rPr>
      </w:r>
      <w:r w:rsidR="00BD669D" w:rsidRPr="00E06B51">
        <w:rPr>
          <w:rFonts w:eastAsiaTheme="minorHAnsi" w:cs="Arial"/>
          <w:color w:val="000000"/>
          <w:spacing w:val="15"/>
          <w:szCs w:val="21"/>
          <w:vertAlign w:val="superscript"/>
        </w:rPr>
        <w:fldChar w:fldCharType="separate"/>
      </w:r>
      <w:r w:rsidR="00185C0B">
        <w:rPr>
          <w:rFonts w:eastAsiaTheme="minorHAnsi" w:cs="Arial"/>
          <w:color w:val="000000"/>
          <w:spacing w:val="15"/>
          <w:szCs w:val="21"/>
          <w:vertAlign w:val="superscript"/>
        </w:rPr>
        <w:t>[1]</w:t>
      </w:r>
      <w:r w:rsidR="00BD669D" w:rsidRPr="00E06B51">
        <w:rPr>
          <w:rFonts w:eastAsiaTheme="minorHAnsi" w:cs="Arial"/>
          <w:color w:val="000000"/>
          <w:spacing w:val="15"/>
          <w:szCs w:val="21"/>
          <w:vertAlign w:val="superscript"/>
        </w:rPr>
        <w:fldChar w:fldCharType="end"/>
      </w:r>
      <w:r w:rsidR="00DF735D" w:rsidRPr="00821279">
        <w:rPr>
          <w:rFonts w:eastAsiaTheme="minorHAnsi" w:cs="Arial" w:hint="eastAsia"/>
          <w:color w:val="000000"/>
          <w:spacing w:val="15"/>
          <w:szCs w:val="21"/>
        </w:rPr>
        <w:t>。</w:t>
      </w:r>
      <w:r w:rsidR="00820F34" w:rsidRPr="00821279">
        <w:rPr>
          <w:rFonts w:eastAsiaTheme="minorHAnsi" w:cs="Arial"/>
          <w:color w:val="000000"/>
          <w:spacing w:val="15"/>
          <w:szCs w:val="21"/>
        </w:rPr>
        <w:t>根据约翰·霍普金斯大学系统科学与工程中心（CSSE）的最新统计数据（</w:t>
      </w:r>
      <w:commentRangeStart w:id="6"/>
      <w:r w:rsidR="00820F34" w:rsidRPr="00821279">
        <w:rPr>
          <w:rFonts w:eastAsiaTheme="minorHAnsi" w:cs="Arial"/>
          <w:color w:val="000000"/>
          <w:spacing w:val="15"/>
          <w:szCs w:val="21"/>
        </w:rPr>
        <w:t>2022年</w:t>
      </w:r>
      <w:ins w:id="7" w:author="tang chi" w:date="2022-07-26T21:49:00Z">
        <w:r w:rsidR="00185C0B">
          <w:rPr>
            <w:rFonts w:eastAsiaTheme="minorHAnsi" w:cs="Arial"/>
            <w:color w:val="000000"/>
            <w:spacing w:val="15"/>
            <w:szCs w:val="21"/>
          </w:rPr>
          <w:t>7</w:t>
        </w:r>
      </w:ins>
      <w:del w:id="8" w:author="tang chi" w:date="2022-07-26T21:49:00Z">
        <w:r w:rsidR="00820F34" w:rsidRPr="00821279" w:rsidDel="00185C0B">
          <w:rPr>
            <w:rFonts w:eastAsiaTheme="minorHAnsi" w:cs="Arial"/>
            <w:color w:val="000000"/>
            <w:spacing w:val="15"/>
            <w:szCs w:val="21"/>
          </w:rPr>
          <w:delText>5</w:delText>
        </w:r>
      </w:del>
      <w:r w:rsidR="00820F34" w:rsidRPr="00821279">
        <w:rPr>
          <w:rFonts w:eastAsiaTheme="minorHAnsi" w:cs="Arial"/>
          <w:color w:val="000000"/>
          <w:spacing w:val="15"/>
          <w:szCs w:val="21"/>
        </w:rPr>
        <w:t>月</w:t>
      </w:r>
      <w:ins w:id="9" w:author="tang chi" w:date="2022-07-26T21:49:00Z">
        <w:r w:rsidR="00185C0B">
          <w:rPr>
            <w:rFonts w:eastAsiaTheme="minorHAnsi" w:cs="Arial"/>
            <w:color w:val="000000"/>
            <w:spacing w:val="15"/>
            <w:szCs w:val="21"/>
          </w:rPr>
          <w:t>2</w:t>
        </w:r>
      </w:ins>
      <w:del w:id="10" w:author="tang chi" w:date="2022-07-26T21:49:00Z">
        <w:r w:rsidR="00820F34" w:rsidRPr="00821279" w:rsidDel="00185C0B">
          <w:rPr>
            <w:rFonts w:eastAsiaTheme="minorHAnsi" w:cs="Arial"/>
            <w:color w:val="000000"/>
            <w:spacing w:val="15"/>
            <w:szCs w:val="21"/>
          </w:rPr>
          <w:delText>3</w:delText>
        </w:r>
      </w:del>
      <w:r w:rsidR="00820F34" w:rsidRPr="00821279">
        <w:rPr>
          <w:rFonts w:eastAsiaTheme="minorHAnsi" w:cs="Arial"/>
          <w:color w:val="000000"/>
          <w:spacing w:val="15"/>
          <w:szCs w:val="21"/>
        </w:rPr>
        <w:t>0日更新</w:t>
      </w:r>
      <w:commentRangeEnd w:id="6"/>
      <w:r w:rsidR="00121A1D">
        <w:rPr>
          <w:rStyle w:val="ad"/>
        </w:rPr>
        <w:commentReference w:id="6"/>
      </w:r>
      <w:r w:rsidR="005D6DE8" w:rsidRPr="00821279">
        <w:rPr>
          <w:rFonts w:eastAsiaTheme="minorHAnsi" w:cs="Arial" w:hint="eastAsia"/>
          <w:color w:val="000000"/>
          <w:spacing w:val="15"/>
          <w:szCs w:val="21"/>
        </w:rPr>
        <w:t>）</w:t>
      </w:r>
      <w:r w:rsidR="005D6DE8" w:rsidRPr="00821279">
        <w:rPr>
          <w:rFonts w:eastAsiaTheme="minorHAnsi" w:cs="Arial"/>
          <w:color w:val="000000"/>
          <w:spacing w:val="15"/>
          <w:szCs w:val="21"/>
        </w:rPr>
        <w:t>全球2019冠状病毒疾病确诊病例已达5.</w:t>
      </w:r>
      <w:ins w:id="11" w:author="tang chi" w:date="2022-07-26T21:50:00Z">
        <w:r w:rsidR="00185C0B">
          <w:rPr>
            <w:rFonts w:eastAsiaTheme="minorHAnsi" w:cs="Arial"/>
            <w:color w:val="000000"/>
            <w:spacing w:val="15"/>
            <w:szCs w:val="21"/>
          </w:rPr>
          <w:t>6</w:t>
        </w:r>
      </w:ins>
      <w:del w:id="12" w:author="tang chi" w:date="2022-07-26T21:50:00Z">
        <w:r w:rsidR="005D6DE8" w:rsidRPr="00821279" w:rsidDel="00185C0B">
          <w:rPr>
            <w:rFonts w:eastAsiaTheme="minorHAnsi" w:cs="Arial"/>
            <w:color w:val="000000"/>
            <w:spacing w:val="15"/>
            <w:szCs w:val="21"/>
          </w:rPr>
          <w:delText>2</w:delText>
        </w:r>
      </w:del>
      <w:r w:rsidR="005D6DE8" w:rsidRPr="00821279">
        <w:rPr>
          <w:rFonts w:eastAsiaTheme="minorHAnsi" w:cs="Arial"/>
          <w:color w:val="000000"/>
          <w:spacing w:val="15"/>
          <w:szCs w:val="21"/>
        </w:rPr>
        <w:t>6亿，其中包括6</w:t>
      </w:r>
      <w:ins w:id="13" w:author="tang chi" w:date="2022-07-26T21:51:00Z">
        <w:r w:rsidR="0045400D">
          <w:rPr>
            <w:rFonts w:eastAsiaTheme="minorHAnsi" w:cs="Arial"/>
            <w:color w:val="000000"/>
            <w:spacing w:val="15"/>
            <w:szCs w:val="21"/>
          </w:rPr>
          <w:t>37</w:t>
        </w:r>
      </w:ins>
      <w:del w:id="14" w:author="tang chi" w:date="2022-07-26T21:51:00Z">
        <w:r w:rsidR="005D6DE8" w:rsidRPr="00821279" w:rsidDel="0045400D">
          <w:rPr>
            <w:rFonts w:eastAsiaTheme="minorHAnsi" w:cs="Arial"/>
            <w:color w:val="000000"/>
            <w:spacing w:val="15"/>
            <w:szCs w:val="21"/>
          </w:rPr>
          <w:delText>28</w:delText>
        </w:r>
      </w:del>
      <w:proofErr w:type="gramStart"/>
      <w:r w:rsidR="005D6DE8" w:rsidRPr="00821279">
        <w:rPr>
          <w:rFonts w:eastAsiaTheme="minorHAnsi" w:cs="Arial"/>
          <w:color w:val="000000"/>
          <w:spacing w:val="15"/>
          <w:szCs w:val="21"/>
        </w:rPr>
        <w:t>万死亡</w:t>
      </w:r>
      <w:proofErr w:type="gramEnd"/>
      <w:r w:rsidR="005D6DE8" w:rsidRPr="00821279">
        <w:rPr>
          <w:rFonts w:eastAsiaTheme="minorHAnsi" w:cs="Arial"/>
          <w:color w:val="000000"/>
          <w:spacing w:val="15"/>
          <w:szCs w:val="21"/>
        </w:rPr>
        <w:t>病例</w:t>
      </w:r>
      <w:r w:rsidR="004F34A9" w:rsidRPr="00E56F46">
        <w:rPr>
          <w:rFonts w:eastAsiaTheme="minorHAnsi" w:cs="Arial"/>
          <w:color w:val="000000"/>
          <w:spacing w:val="15"/>
          <w:szCs w:val="21"/>
          <w:vertAlign w:val="superscript"/>
        </w:rPr>
        <w:fldChar w:fldCharType="begin"/>
      </w:r>
      <w:r w:rsidR="004F34A9" w:rsidRPr="00E56F46">
        <w:rPr>
          <w:rFonts w:eastAsiaTheme="minorHAnsi" w:cs="Arial"/>
          <w:color w:val="000000"/>
          <w:spacing w:val="15"/>
          <w:szCs w:val="21"/>
          <w:vertAlign w:val="superscript"/>
        </w:rPr>
        <w:instrText xml:space="preserve"> REF _Ref107328192 \r \h </w:instrText>
      </w:r>
      <w:r w:rsidR="00E56F46" w:rsidRPr="00E56F46">
        <w:rPr>
          <w:rFonts w:eastAsiaTheme="minorHAnsi" w:cs="Arial"/>
          <w:color w:val="000000"/>
          <w:spacing w:val="15"/>
          <w:szCs w:val="21"/>
          <w:vertAlign w:val="superscript"/>
        </w:rPr>
        <w:instrText xml:space="preserve"> \* MERGEFORMAT </w:instrText>
      </w:r>
      <w:r w:rsidR="004F34A9" w:rsidRPr="00E56F46">
        <w:rPr>
          <w:rFonts w:eastAsiaTheme="minorHAnsi" w:cs="Arial"/>
          <w:color w:val="000000"/>
          <w:spacing w:val="15"/>
          <w:szCs w:val="21"/>
          <w:vertAlign w:val="superscript"/>
        </w:rPr>
      </w:r>
      <w:r w:rsidR="004F34A9" w:rsidRPr="00E56F46">
        <w:rPr>
          <w:rFonts w:eastAsiaTheme="minorHAnsi" w:cs="Arial"/>
          <w:color w:val="000000"/>
          <w:spacing w:val="15"/>
          <w:szCs w:val="21"/>
          <w:vertAlign w:val="superscript"/>
        </w:rPr>
        <w:fldChar w:fldCharType="separate"/>
      </w:r>
      <w:r w:rsidR="00185C0B">
        <w:rPr>
          <w:rFonts w:eastAsiaTheme="minorHAnsi" w:cs="Arial"/>
          <w:color w:val="000000"/>
          <w:spacing w:val="15"/>
          <w:szCs w:val="21"/>
          <w:vertAlign w:val="superscript"/>
        </w:rPr>
        <w:t>[2]</w:t>
      </w:r>
      <w:r w:rsidR="004F34A9" w:rsidRPr="00E56F46">
        <w:rPr>
          <w:rFonts w:eastAsiaTheme="minorHAnsi" w:cs="Arial"/>
          <w:color w:val="000000"/>
          <w:spacing w:val="15"/>
          <w:szCs w:val="21"/>
          <w:vertAlign w:val="superscript"/>
        </w:rPr>
        <w:fldChar w:fldCharType="end"/>
      </w:r>
      <w:r w:rsidR="005D6DE8" w:rsidRPr="00821279">
        <w:rPr>
          <w:rFonts w:eastAsiaTheme="minorHAnsi" w:cs="Arial"/>
          <w:color w:val="000000"/>
          <w:spacing w:val="15"/>
          <w:szCs w:val="21"/>
        </w:rPr>
        <w:t>。</w:t>
      </w:r>
      <w:r w:rsidR="00DF735D" w:rsidRPr="00821279">
        <w:rPr>
          <w:rFonts w:eastAsiaTheme="minorHAnsi" w:cs="Arial" w:hint="eastAsia"/>
          <w:color w:val="000000"/>
          <w:spacing w:val="15"/>
          <w:szCs w:val="21"/>
        </w:rPr>
        <w:t>目前，</w:t>
      </w:r>
      <w:r w:rsidR="00DF735D" w:rsidRPr="00821279">
        <w:rPr>
          <w:rFonts w:eastAsiaTheme="minorHAnsi" w:cs="Arial"/>
          <w:color w:val="000000"/>
          <w:spacing w:val="15"/>
          <w:szCs w:val="21"/>
        </w:rPr>
        <w:t>逆转录聚合酶链反应（RT-PCR）是诊断2019冠状病毒疾病的标准检测方法</w:t>
      </w:r>
      <w:r w:rsidR="00E56F46" w:rsidRPr="00C46F40">
        <w:rPr>
          <w:rFonts w:eastAsiaTheme="minorHAnsi" w:cs="Arial"/>
          <w:color w:val="000000"/>
          <w:spacing w:val="15"/>
          <w:szCs w:val="21"/>
          <w:vertAlign w:val="superscript"/>
        </w:rPr>
        <w:fldChar w:fldCharType="begin"/>
      </w:r>
      <w:r w:rsidR="00E56F46" w:rsidRPr="00C46F40">
        <w:rPr>
          <w:rFonts w:eastAsiaTheme="minorHAnsi" w:cs="Arial"/>
          <w:color w:val="000000"/>
          <w:spacing w:val="15"/>
          <w:szCs w:val="21"/>
          <w:vertAlign w:val="superscript"/>
        </w:rPr>
        <w:instrText xml:space="preserve"> REF _Ref107328243 \r \h </w:instrText>
      </w:r>
      <w:r w:rsidR="00C46F40">
        <w:rPr>
          <w:rFonts w:eastAsiaTheme="minorHAnsi" w:cs="Arial"/>
          <w:color w:val="000000"/>
          <w:spacing w:val="15"/>
          <w:szCs w:val="21"/>
          <w:vertAlign w:val="superscript"/>
        </w:rPr>
        <w:instrText xml:space="preserve"> \* MERGEFORMAT </w:instrText>
      </w:r>
      <w:r w:rsidR="00E56F46" w:rsidRPr="00C46F40">
        <w:rPr>
          <w:rFonts w:eastAsiaTheme="minorHAnsi" w:cs="Arial"/>
          <w:color w:val="000000"/>
          <w:spacing w:val="15"/>
          <w:szCs w:val="21"/>
          <w:vertAlign w:val="superscript"/>
        </w:rPr>
      </w:r>
      <w:r w:rsidR="00E56F46" w:rsidRPr="00C46F40">
        <w:rPr>
          <w:rFonts w:eastAsiaTheme="minorHAnsi" w:cs="Arial"/>
          <w:color w:val="000000"/>
          <w:spacing w:val="15"/>
          <w:szCs w:val="21"/>
          <w:vertAlign w:val="superscript"/>
        </w:rPr>
        <w:fldChar w:fldCharType="separate"/>
      </w:r>
      <w:r w:rsidR="00185C0B">
        <w:rPr>
          <w:rFonts w:eastAsiaTheme="minorHAnsi" w:cs="Arial"/>
          <w:color w:val="000000"/>
          <w:spacing w:val="15"/>
          <w:szCs w:val="21"/>
          <w:vertAlign w:val="superscript"/>
        </w:rPr>
        <w:t>[3]</w:t>
      </w:r>
      <w:r w:rsidR="00E56F46" w:rsidRPr="00C46F40">
        <w:rPr>
          <w:rFonts w:eastAsiaTheme="minorHAnsi" w:cs="Arial"/>
          <w:color w:val="000000"/>
          <w:spacing w:val="15"/>
          <w:szCs w:val="21"/>
          <w:vertAlign w:val="superscript"/>
        </w:rPr>
        <w:fldChar w:fldCharType="end"/>
      </w:r>
      <w:r w:rsidR="00DF735D" w:rsidRPr="00821279">
        <w:rPr>
          <w:rFonts w:eastAsiaTheme="minorHAnsi" w:cs="Arial"/>
          <w:color w:val="000000"/>
          <w:spacing w:val="15"/>
          <w:szCs w:val="21"/>
        </w:rPr>
        <w:t>。</w:t>
      </w:r>
      <w:r w:rsidR="0087143C" w:rsidRPr="00821279">
        <w:rPr>
          <w:rFonts w:eastAsiaTheme="minorHAnsi" w:cs="Arial"/>
          <w:color w:val="000000"/>
          <w:spacing w:val="15"/>
          <w:szCs w:val="21"/>
        </w:rPr>
        <w:t>然而，</w:t>
      </w:r>
      <w:r w:rsidR="0087143C" w:rsidRPr="00821279">
        <w:rPr>
          <w:rFonts w:eastAsiaTheme="minorHAnsi" w:cs="Arial" w:hint="eastAsia"/>
          <w:color w:val="000000"/>
          <w:spacing w:val="15"/>
          <w:szCs w:val="21"/>
        </w:rPr>
        <w:t>仅仅依靠</w:t>
      </w:r>
      <w:r w:rsidR="0087143C" w:rsidRPr="00821279">
        <w:rPr>
          <w:rFonts w:eastAsiaTheme="minorHAnsi" w:cs="Arial"/>
          <w:color w:val="000000"/>
          <w:spacing w:val="15"/>
          <w:szCs w:val="21"/>
        </w:rPr>
        <w:t>RT-PCR检测的敏感性</w:t>
      </w:r>
      <w:r w:rsidR="0087143C" w:rsidRPr="00821279">
        <w:rPr>
          <w:rFonts w:eastAsiaTheme="minorHAnsi" w:cs="Arial" w:hint="eastAsia"/>
          <w:color w:val="000000"/>
          <w:spacing w:val="15"/>
          <w:szCs w:val="21"/>
        </w:rPr>
        <w:t>不足以应对</w:t>
      </w:r>
      <w:r w:rsidR="00CD5650" w:rsidRPr="00821279">
        <w:rPr>
          <w:rFonts w:eastAsiaTheme="minorHAnsi" w:cs="Arial" w:hint="eastAsia"/>
          <w:color w:val="000000"/>
          <w:spacing w:val="15"/>
          <w:szCs w:val="21"/>
        </w:rPr>
        <w:t>疫情防控</w:t>
      </w:r>
      <w:r w:rsidR="00071F86" w:rsidRPr="00821279">
        <w:rPr>
          <w:rFonts w:eastAsiaTheme="minorHAnsi" w:cs="Arial" w:hint="eastAsia"/>
          <w:color w:val="000000"/>
          <w:spacing w:val="15"/>
          <w:szCs w:val="21"/>
        </w:rPr>
        <w:t>，当检测样本</w:t>
      </w:r>
      <w:r w:rsidR="00071F86" w:rsidRPr="00821279">
        <w:rPr>
          <w:rFonts w:eastAsiaTheme="minorHAnsi" w:cs="Arial"/>
          <w:color w:val="333333"/>
          <w:szCs w:val="21"/>
          <w:shd w:val="clear" w:color="auto" w:fill="FFFFFF"/>
        </w:rPr>
        <w:t>新冠病毒核酸含量过低</w:t>
      </w:r>
      <w:r w:rsidR="00071F86" w:rsidRPr="00821279">
        <w:rPr>
          <w:rFonts w:eastAsiaTheme="minorHAnsi" w:cs="Arial" w:hint="eastAsia"/>
          <w:color w:val="333333"/>
          <w:szCs w:val="21"/>
          <w:shd w:val="clear" w:color="auto" w:fill="FFFFFF"/>
        </w:rPr>
        <w:t>时，</w:t>
      </w:r>
      <w:r w:rsidR="00071F86" w:rsidRPr="00821279">
        <w:rPr>
          <w:rFonts w:eastAsiaTheme="minorHAnsi" w:cs="Arial"/>
          <w:color w:val="000000"/>
          <w:spacing w:val="15"/>
          <w:szCs w:val="21"/>
        </w:rPr>
        <w:t>RT-PCR检测</w:t>
      </w:r>
      <w:r w:rsidR="00071F86" w:rsidRPr="00821279">
        <w:rPr>
          <w:rFonts w:eastAsiaTheme="minorHAnsi" w:cs="Arial" w:hint="eastAsia"/>
          <w:color w:val="000000"/>
          <w:spacing w:val="15"/>
          <w:szCs w:val="21"/>
        </w:rPr>
        <w:t>存在假阴性的可能。</w:t>
      </w:r>
      <w:r w:rsidR="00821279">
        <w:rPr>
          <w:rFonts w:eastAsiaTheme="minorHAnsi" w:cs="Arial" w:hint="eastAsia"/>
          <w:color w:val="000000"/>
          <w:spacing w:val="15"/>
          <w:szCs w:val="21"/>
        </w:rPr>
        <w:t>假阴性造成病例的漏诊会带来更大范围的传播，极其不利于疫情的防控</w:t>
      </w:r>
      <w:r w:rsidR="00C46F40" w:rsidRPr="00C46F40">
        <w:rPr>
          <w:rFonts w:eastAsiaTheme="minorHAnsi" w:cs="Arial"/>
          <w:color w:val="000000"/>
          <w:spacing w:val="15"/>
          <w:szCs w:val="21"/>
          <w:vertAlign w:val="superscript"/>
        </w:rPr>
        <w:fldChar w:fldCharType="begin"/>
      </w:r>
      <w:r w:rsidR="00C46F40" w:rsidRPr="00C46F40">
        <w:rPr>
          <w:rFonts w:eastAsiaTheme="minorHAnsi" w:cs="Arial"/>
          <w:color w:val="000000"/>
          <w:spacing w:val="15"/>
          <w:szCs w:val="21"/>
          <w:vertAlign w:val="superscript"/>
        </w:rPr>
        <w:instrText xml:space="preserve"> </w:instrText>
      </w:r>
      <w:r w:rsidR="00C46F40" w:rsidRPr="00C46F40">
        <w:rPr>
          <w:rFonts w:eastAsiaTheme="minorHAnsi" w:cs="Arial" w:hint="eastAsia"/>
          <w:color w:val="000000"/>
          <w:spacing w:val="15"/>
          <w:szCs w:val="21"/>
          <w:vertAlign w:val="superscript"/>
        </w:rPr>
        <w:instrText>REF _Ref107328258 \r \h</w:instrText>
      </w:r>
      <w:r w:rsidR="00C46F40" w:rsidRPr="00C46F40">
        <w:rPr>
          <w:rFonts w:eastAsiaTheme="minorHAnsi" w:cs="Arial"/>
          <w:color w:val="000000"/>
          <w:spacing w:val="15"/>
          <w:szCs w:val="21"/>
          <w:vertAlign w:val="superscript"/>
        </w:rPr>
        <w:instrText xml:space="preserve"> </w:instrText>
      </w:r>
      <w:r w:rsidR="00C46F40">
        <w:rPr>
          <w:rFonts w:eastAsiaTheme="minorHAnsi" w:cs="Arial"/>
          <w:color w:val="000000"/>
          <w:spacing w:val="15"/>
          <w:szCs w:val="21"/>
          <w:vertAlign w:val="superscript"/>
        </w:rPr>
        <w:instrText xml:space="preserve"> \* MERGEFORMAT </w:instrText>
      </w:r>
      <w:r w:rsidR="00C46F40" w:rsidRPr="00C46F40">
        <w:rPr>
          <w:rFonts w:eastAsiaTheme="minorHAnsi" w:cs="Arial"/>
          <w:color w:val="000000"/>
          <w:spacing w:val="15"/>
          <w:szCs w:val="21"/>
          <w:vertAlign w:val="superscript"/>
        </w:rPr>
      </w:r>
      <w:r w:rsidR="00C46F40" w:rsidRPr="00C46F40">
        <w:rPr>
          <w:rFonts w:eastAsiaTheme="minorHAnsi" w:cs="Arial"/>
          <w:color w:val="000000"/>
          <w:spacing w:val="15"/>
          <w:szCs w:val="21"/>
          <w:vertAlign w:val="superscript"/>
        </w:rPr>
        <w:fldChar w:fldCharType="separate"/>
      </w:r>
      <w:r w:rsidR="00185C0B">
        <w:rPr>
          <w:rFonts w:eastAsiaTheme="minorHAnsi" w:cs="Arial"/>
          <w:color w:val="000000"/>
          <w:spacing w:val="15"/>
          <w:szCs w:val="21"/>
          <w:vertAlign w:val="superscript"/>
        </w:rPr>
        <w:t>[4]</w:t>
      </w:r>
      <w:r w:rsidR="00C46F40" w:rsidRPr="00C46F40">
        <w:rPr>
          <w:rFonts w:eastAsiaTheme="minorHAnsi" w:cs="Arial"/>
          <w:color w:val="000000"/>
          <w:spacing w:val="15"/>
          <w:szCs w:val="21"/>
          <w:vertAlign w:val="superscript"/>
        </w:rPr>
        <w:fldChar w:fldCharType="end"/>
      </w:r>
      <w:r w:rsidR="00821279">
        <w:rPr>
          <w:rFonts w:eastAsiaTheme="minorHAnsi" w:cs="Arial" w:hint="eastAsia"/>
          <w:color w:val="000000"/>
          <w:spacing w:val="15"/>
          <w:szCs w:val="21"/>
        </w:rPr>
        <w:t>。</w:t>
      </w:r>
    </w:p>
    <w:p w14:paraId="77938296" w14:textId="77777777" w:rsidR="006120A5" w:rsidRDefault="006120A5">
      <w:pPr>
        <w:rPr>
          <w:rFonts w:eastAsiaTheme="minorHAnsi" w:cs="Arial"/>
          <w:color w:val="000000"/>
          <w:spacing w:val="15"/>
          <w:szCs w:val="21"/>
        </w:rPr>
      </w:pPr>
    </w:p>
    <w:p w14:paraId="4A25926E" w14:textId="26C30091" w:rsidR="00E31ACA" w:rsidRDefault="001B4342">
      <w:pPr>
        <w:rPr>
          <w:szCs w:val="21"/>
        </w:rPr>
      </w:pPr>
      <w:r>
        <w:rPr>
          <w:rFonts w:eastAsiaTheme="minorHAnsi" w:cs="Arial" w:hint="eastAsia"/>
          <w:color w:val="000000"/>
          <w:spacing w:val="15"/>
          <w:szCs w:val="21"/>
        </w:rPr>
        <w:t>因此</w:t>
      </w:r>
      <w:r w:rsidR="00821279" w:rsidRPr="00821279">
        <w:rPr>
          <w:rFonts w:eastAsiaTheme="minorHAnsi" w:cs="Arial" w:hint="eastAsia"/>
          <w:color w:val="000000"/>
          <w:spacing w:val="15"/>
          <w:szCs w:val="21"/>
        </w:rPr>
        <w:t>为了更好</w:t>
      </w:r>
      <w:r w:rsidR="002D6FFC">
        <w:rPr>
          <w:rFonts w:eastAsiaTheme="minorHAnsi" w:cs="Arial" w:hint="eastAsia"/>
          <w:color w:val="000000"/>
          <w:spacing w:val="15"/>
          <w:szCs w:val="21"/>
        </w:rPr>
        <w:t>抑制病毒传播，</w:t>
      </w:r>
      <w:r w:rsidRPr="00D809CD">
        <w:rPr>
          <w:rFonts w:eastAsiaTheme="minorHAnsi" w:hint="eastAsia"/>
          <w:szCs w:val="21"/>
        </w:rPr>
        <w:t>胸部计算机断层扫描</w:t>
      </w:r>
      <w:r w:rsidRPr="00D809CD">
        <w:rPr>
          <w:rFonts w:eastAsiaTheme="minorHAnsi"/>
          <w:szCs w:val="21"/>
        </w:rPr>
        <w:t xml:space="preserve"> (CT) 图像</w:t>
      </w:r>
      <w:r>
        <w:rPr>
          <w:rFonts w:eastAsiaTheme="minorHAnsi" w:hint="eastAsia"/>
          <w:szCs w:val="21"/>
        </w:rPr>
        <w:t>成为诊断新冠肺炎的工具是非常有必要的。</w:t>
      </w:r>
      <w:r w:rsidRPr="001B4342">
        <w:rPr>
          <w:rFonts w:asciiTheme="minorEastAsia" w:hAnsiTheme="minorEastAsia" w:cs="Arial"/>
          <w:color w:val="000000"/>
          <w:spacing w:val="15"/>
          <w:szCs w:val="21"/>
        </w:rPr>
        <w:t>文献</w:t>
      </w:r>
      <w:r w:rsidR="00C46F40" w:rsidRPr="00C46F40">
        <w:rPr>
          <w:rFonts w:asciiTheme="minorEastAsia" w:hAnsiTheme="minorEastAsia" w:cs="Arial"/>
          <w:color w:val="000000"/>
          <w:spacing w:val="15"/>
          <w:szCs w:val="21"/>
          <w:vertAlign w:val="superscript"/>
        </w:rPr>
        <w:fldChar w:fldCharType="begin"/>
      </w:r>
      <w:r w:rsidR="00C46F40" w:rsidRPr="00C46F40">
        <w:rPr>
          <w:rFonts w:asciiTheme="minorEastAsia" w:hAnsiTheme="minorEastAsia" w:cs="Arial"/>
          <w:color w:val="000000"/>
          <w:spacing w:val="15"/>
          <w:szCs w:val="21"/>
          <w:vertAlign w:val="superscript"/>
        </w:rPr>
        <w:instrText xml:space="preserve"> REF _Ref107328280 \r \h </w:instrText>
      </w:r>
      <w:r w:rsidR="00C46F40">
        <w:rPr>
          <w:rFonts w:asciiTheme="minorEastAsia" w:hAnsiTheme="minorEastAsia" w:cs="Arial"/>
          <w:color w:val="000000"/>
          <w:spacing w:val="15"/>
          <w:szCs w:val="21"/>
          <w:vertAlign w:val="superscript"/>
        </w:rPr>
        <w:instrText xml:space="preserve"> \* MERGEFORMAT </w:instrText>
      </w:r>
      <w:r w:rsidR="00C46F40" w:rsidRPr="00C46F40">
        <w:rPr>
          <w:rFonts w:asciiTheme="minorEastAsia" w:hAnsiTheme="minorEastAsia" w:cs="Arial"/>
          <w:color w:val="000000"/>
          <w:spacing w:val="15"/>
          <w:szCs w:val="21"/>
          <w:vertAlign w:val="superscript"/>
        </w:rPr>
      </w:r>
      <w:r w:rsidR="00C46F40" w:rsidRPr="00C46F40">
        <w:rPr>
          <w:rFonts w:asciiTheme="minorEastAsia" w:hAnsiTheme="minorEastAsia" w:cs="Arial"/>
          <w:color w:val="000000"/>
          <w:spacing w:val="15"/>
          <w:szCs w:val="21"/>
          <w:vertAlign w:val="superscript"/>
        </w:rPr>
        <w:fldChar w:fldCharType="separate"/>
      </w:r>
      <w:r w:rsidR="00185C0B">
        <w:rPr>
          <w:rFonts w:asciiTheme="minorEastAsia" w:hAnsiTheme="minorEastAsia" w:cs="Arial"/>
          <w:color w:val="000000"/>
          <w:spacing w:val="15"/>
          <w:szCs w:val="21"/>
          <w:vertAlign w:val="superscript"/>
        </w:rPr>
        <w:t>[5]</w:t>
      </w:r>
      <w:r w:rsidR="00C46F40" w:rsidRPr="00C46F40">
        <w:rPr>
          <w:rFonts w:asciiTheme="minorEastAsia" w:hAnsiTheme="minorEastAsia" w:cs="Arial"/>
          <w:color w:val="000000"/>
          <w:spacing w:val="15"/>
          <w:szCs w:val="21"/>
          <w:vertAlign w:val="superscript"/>
        </w:rPr>
        <w:fldChar w:fldCharType="end"/>
      </w:r>
      <w:r w:rsidR="00C46F40" w:rsidRPr="00C46F40">
        <w:rPr>
          <w:rFonts w:asciiTheme="minorEastAsia" w:hAnsiTheme="minorEastAsia" w:cs="Arial"/>
          <w:color w:val="000000"/>
          <w:spacing w:val="15"/>
          <w:szCs w:val="21"/>
          <w:vertAlign w:val="superscript"/>
        </w:rPr>
        <w:fldChar w:fldCharType="begin"/>
      </w:r>
      <w:r w:rsidR="00C46F40" w:rsidRPr="00C46F40">
        <w:rPr>
          <w:rFonts w:asciiTheme="minorEastAsia" w:hAnsiTheme="minorEastAsia" w:cs="Arial"/>
          <w:color w:val="000000"/>
          <w:spacing w:val="15"/>
          <w:szCs w:val="21"/>
          <w:vertAlign w:val="superscript"/>
        </w:rPr>
        <w:instrText xml:space="preserve"> REF _Ref107328282 \r \h </w:instrText>
      </w:r>
      <w:r w:rsidR="00C46F40">
        <w:rPr>
          <w:rFonts w:asciiTheme="minorEastAsia" w:hAnsiTheme="minorEastAsia" w:cs="Arial"/>
          <w:color w:val="000000"/>
          <w:spacing w:val="15"/>
          <w:szCs w:val="21"/>
          <w:vertAlign w:val="superscript"/>
        </w:rPr>
        <w:instrText xml:space="preserve"> \* MERGEFORMAT </w:instrText>
      </w:r>
      <w:r w:rsidR="00C46F40" w:rsidRPr="00C46F40">
        <w:rPr>
          <w:rFonts w:asciiTheme="minorEastAsia" w:hAnsiTheme="minorEastAsia" w:cs="Arial"/>
          <w:color w:val="000000"/>
          <w:spacing w:val="15"/>
          <w:szCs w:val="21"/>
          <w:vertAlign w:val="superscript"/>
        </w:rPr>
      </w:r>
      <w:r w:rsidR="00C46F40" w:rsidRPr="00C46F40">
        <w:rPr>
          <w:rFonts w:asciiTheme="minorEastAsia" w:hAnsiTheme="minorEastAsia" w:cs="Arial"/>
          <w:color w:val="000000"/>
          <w:spacing w:val="15"/>
          <w:szCs w:val="21"/>
          <w:vertAlign w:val="superscript"/>
        </w:rPr>
        <w:fldChar w:fldCharType="separate"/>
      </w:r>
      <w:r w:rsidR="00185C0B">
        <w:rPr>
          <w:rFonts w:asciiTheme="minorEastAsia" w:hAnsiTheme="minorEastAsia" w:cs="Arial"/>
          <w:color w:val="000000"/>
          <w:spacing w:val="15"/>
          <w:szCs w:val="21"/>
          <w:vertAlign w:val="superscript"/>
        </w:rPr>
        <w:t>[6]</w:t>
      </w:r>
      <w:r w:rsidR="00C46F40" w:rsidRPr="00C46F40">
        <w:rPr>
          <w:rFonts w:asciiTheme="minorEastAsia" w:hAnsiTheme="minorEastAsia" w:cs="Arial"/>
          <w:color w:val="000000"/>
          <w:spacing w:val="15"/>
          <w:szCs w:val="21"/>
          <w:vertAlign w:val="superscript"/>
        </w:rPr>
        <w:fldChar w:fldCharType="end"/>
      </w:r>
      <w:r w:rsidRPr="001B4342">
        <w:rPr>
          <w:rFonts w:asciiTheme="minorEastAsia" w:hAnsiTheme="minorEastAsia" w:cs="Arial"/>
          <w:color w:val="000000"/>
          <w:spacing w:val="15"/>
          <w:szCs w:val="21"/>
        </w:rPr>
        <w:t>的</w:t>
      </w:r>
      <w:r>
        <w:rPr>
          <w:rFonts w:asciiTheme="minorEastAsia" w:hAnsiTheme="minorEastAsia" w:cs="Arial" w:hint="eastAsia"/>
          <w:color w:val="000000"/>
          <w:spacing w:val="15"/>
          <w:szCs w:val="21"/>
        </w:rPr>
        <w:t>研究</w:t>
      </w:r>
      <w:r w:rsidRPr="001B4342">
        <w:rPr>
          <w:rFonts w:asciiTheme="minorEastAsia" w:hAnsiTheme="minorEastAsia" w:cs="Arial"/>
          <w:color w:val="000000"/>
          <w:spacing w:val="15"/>
          <w:szCs w:val="21"/>
        </w:rPr>
        <w:t>表明，CT扫描试验具有较高的灵敏度</w:t>
      </w:r>
      <w:r w:rsidR="00A80C4F">
        <w:rPr>
          <w:rFonts w:asciiTheme="minorEastAsia" w:hAnsiTheme="minorEastAsia" w:cs="Arial" w:hint="eastAsia"/>
          <w:color w:val="000000"/>
          <w:spacing w:val="15"/>
          <w:szCs w:val="21"/>
        </w:rPr>
        <w:t>，而且C</w:t>
      </w:r>
      <w:r w:rsidR="00A80C4F">
        <w:rPr>
          <w:rFonts w:asciiTheme="minorEastAsia" w:hAnsiTheme="minorEastAsia" w:cs="Arial"/>
          <w:color w:val="000000"/>
          <w:spacing w:val="15"/>
          <w:szCs w:val="21"/>
        </w:rPr>
        <w:t>T</w:t>
      </w:r>
      <w:r w:rsidR="00A80C4F">
        <w:rPr>
          <w:rFonts w:asciiTheme="minorEastAsia" w:hAnsiTheme="minorEastAsia" w:cs="Arial" w:hint="eastAsia"/>
          <w:color w:val="000000"/>
          <w:spacing w:val="15"/>
          <w:szCs w:val="21"/>
        </w:rPr>
        <w:t>图像中的异常特征</w:t>
      </w:r>
      <w:r w:rsidR="00A80C4F" w:rsidRPr="00A80C4F">
        <w:rPr>
          <w:rFonts w:eastAsiaTheme="minorHAnsi" w:cs="Arial"/>
          <w:color w:val="000000"/>
          <w:spacing w:val="15"/>
          <w:szCs w:val="21"/>
        </w:rPr>
        <w:t>如毛玻璃样混浊（GGO）、实变和罕见特征</w:t>
      </w:r>
      <w:r w:rsidR="00A80C4F">
        <w:rPr>
          <w:rFonts w:asciiTheme="minorEastAsia" w:hAnsiTheme="minorEastAsia" w:cs="Arial" w:hint="eastAsia"/>
          <w:color w:val="000000"/>
          <w:spacing w:val="15"/>
          <w:szCs w:val="21"/>
        </w:rPr>
        <w:t>能够反映患者感染的严重程度。</w:t>
      </w:r>
      <w:r w:rsidR="006120A5">
        <w:rPr>
          <w:rFonts w:asciiTheme="minorEastAsia" w:hAnsiTheme="minorEastAsia" w:cs="Arial" w:hint="eastAsia"/>
          <w:color w:val="000000"/>
          <w:spacing w:val="15"/>
          <w:szCs w:val="21"/>
        </w:rPr>
        <w:t>但是，</w:t>
      </w:r>
      <w:r w:rsidR="007B78A9">
        <w:rPr>
          <w:rFonts w:eastAsiaTheme="minorHAnsi" w:cs="Arial" w:hint="eastAsia"/>
          <w:color w:val="000000"/>
          <w:spacing w:val="15"/>
          <w:szCs w:val="21"/>
        </w:rPr>
        <w:t>手动分割</w:t>
      </w:r>
      <w:r w:rsidR="006120A5">
        <w:rPr>
          <w:rFonts w:eastAsiaTheme="minorHAnsi" w:cs="Arial" w:hint="eastAsia"/>
          <w:color w:val="000000"/>
          <w:spacing w:val="15"/>
          <w:szCs w:val="21"/>
        </w:rPr>
        <w:t>C</w:t>
      </w:r>
      <w:r w:rsidR="006120A5">
        <w:rPr>
          <w:rFonts w:eastAsiaTheme="minorHAnsi" w:cs="Arial"/>
          <w:color w:val="000000"/>
          <w:spacing w:val="15"/>
          <w:szCs w:val="21"/>
        </w:rPr>
        <w:t>T</w:t>
      </w:r>
      <w:r w:rsidR="006120A5">
        <w:rPr>
          <w:rFonts w:eastAsiaTheme="minorHAnsi" w:cs="Arial" w:hint="eastAsia"/>
          <w:color w:val="000000"/>
          <w:spacing w:val="15"/>
          <w:szCs w:val="21"/>
        </w:rPr>
        <w:t>图像中的病灶区域</w:t>
      </w:r>
      <w:r w:rsidR="006120A5" w:rsidRPr="006120A5">
        <w:rPr>
          <w:rFonts w:eastAsiaTheme="minorHAnsi" w:cs="Arial" w:hint="eastAsia"/>
          <w:color w:val="000000"/>
          <w:spacing w:val="15"/>
          <w:szCs w:val="21"/>
        </w:rPr>
        <w:t>需要花费大量时间，一个</w:t>
      </w:r>
      <w:r w:rsidR="006120A5" w:rsidRPr="006120A5">
        <w:rPr>
          <w:rFonts w:eastAsiaTheme="minorHAnsi" w:cs="Arial"/>
          <w:color w:val="000000"/>
          <w:spacing w:val="15"/>
          <w:szCs w:val="21"/>
        </w:rPr>
        <w:t>有经验的放射科医生也需要大约21.5分钟来分析每个病例的测试结果</w:t>
      </w:r>
      <w:r w:rsidR="00C46F40" w:rsidRPr="00C46F40">
        <w:rPr>
          <w:rFonts w:eastAsiaTheme="minorHAnsi" w:cs="Arial"/>
          <w:color w:val="000000"/>
          <w:spacing w:val="15"/>
          <w:szCs w:val="21"/>
          <w:vertAlign w:val="superscript"/>
        </w:rPr>
        <w:fldChar w:fldCharType="begin"/>
      </w:r>
      <w:r w:rsidR="00C46F40" w:rsidRPr="00C46F40">
        <w:rPr>
          <w:rFonts w:eastAsiaTheme="minorHAnsi" w:cs="Arial"/>
          <w:color w:val="000000"/>
          <w:spacing w:val="15"/>
          <w:szCs w:val="21"/>
          <w:vertAlign w:val="superscript"/>
        </w:rPr>
        <w:instrText xml:space="preserve"> REF _Ref107328296 \r \h </w:instrText>
      </w:r>
      <w:r w:rsidR="00C46F40">
        <w:rPr>
          <w:rFonts w:eastAsiaTheme="minorHAnsi" w:cs="Arial"/>
          <w:color w:val="000000"/>
          <w:spacing w:val="15"/>
          <w:szCs w:val="21"/>
          <w:vertAlign w:val="superscript"/>
        </w:rPr>
        <w:instrText xml:space="preserve"> \* MERGEFORMAT </w:instrText>
      </w:r>
      <w:r w:rsidR="00C46F40" w:rsidRPr="00C46F40">
        <w:rPr>
          <w:rFonts w:eastAsiaTheme="minorHAnsi" w:cs="Arial"/>
          <w:color w:val="000000"/>
          <w:spacing w:val="15"/>
          <w:szCs w:val="21"/>
          <w:vertAlign w:val="superscript"/>
        </w:rPr>
      </w:r>
      <w:r w:rsidR="00C46F40" w:rsidRPr="00C46F40">
        <w:rPr>
          <w:rFonts w:eastAsiaTheme="minorHAnsi" w:cs="Arial"/>
          <w:color w:val="000000"/>
          <w:spacing w:val="15"/>
          <w:szCs w:val="21"/>
          <w:vertAlign w:val="superscript"/>
        </w:rPr>
        <w:fldChar w:fldCharType="separate"/>
      </w:r>
      <w:r w:rsidR="00185C0B">
        <w:rPr>
          <w:rFonts w:eastAsiaTheme="minorHAnsi" w:cs="Arial"/>
          <w:color w:val="000000"/>
          <w:spacing w:val="15"/>
          <w:szCs w:val="21"/>
          <w:vertAlign w:val="superscript"/>
        </w:rPr>
        <w:t>[7]</w:t>
      </w:r>
      <w:r w:rsidR="00C46F40" w:rsidRPr="00C46F40">
        <w:rPr>
          <w:rFonts w:eastAsiaTheme="minorHAnsi" w:cs="Arial"/>
          <w:color w:val="000000"/>
          <w:spacing w:val="15"/>
          <w:szCs w:val="21"/>
          <w:vertAlign w:val="superscript"/>
        </w:rPr>
        <w:fldChar w:fldCharType="end"/>
      </w:r>
      <w:r w:rsidR="006120A5">
        <w:rPr>
          <w:rFonts w:ascii="Arial" w:hAnsi="Arial" w:cs="Arial"/>
          <w:color w:val="000000"/>
          <w:spacing w:val="15"/>
          <w:sz w:val="23"/>
          <w:szCs w:val="23"/>
        </w:rPr>
        <w:t>。</w:t>
      </w:r>
      <w:r w:rsidR="007B78A9">
        <w:rPr>
          <w:rFonts w:ascii="Arial" w:hAnsi="Arial" w:cs="Arial" w:hint="eastAsia"/>
          <w:color w:val="000000"/>
          <w:spacing w:val="15"/>
          <w:sz w:val="23"/>
          <w:szCs w:val="23"/>
        </w:rPr>
        <w:t>因此，有必要提出一种自动分割方法。</w:t>
      </w:r>
      <w:r w:rsidR="007B78A9" w:rsidRPr="0015136D">
        <w:rPr>
          <w:rFonts w:ascii="Arial" w:hAnsi="Arial" w:cs="Arial" w:hint="eastAsia"/>
          <w:color w:val="000000"/>
          <w:spacing w:val="15"/>
          <w:szCs w:val="21"/>
        </w:rPr>
        <w:t>最近，凭借深度卷积神经网络强大的</w:t>
      </w:r>
      <w:r w:rsidR="00701447">
        <w:rPr>
          <w:rFonts w:ascii="Arial" w:hAnsi="Arial" w:cs="Arial" w:hint="eastAsia"/>
          <w:color w:val="000000"/>
          <w:spacing w:val="15"/>
          <w:szCs w:val="21"/>
        </w:rPr>
        <w:t>特征提取能力，</w:t>
      </w:r>
      <w:r w:rsidR="00701447" w:rsidRPr="0015136D">
        <w:rPr>
          <w:rFonts w:ascii="Arial" w:hAnsi="Arial" w:cs="Arial" w:hint="eastAsia"/>
          <w:color w:val="000000"/>
          <w:spacing w:val="15"/>
          <w:szCs w:val="21"/>
        </w:rPr>
        <w:t>深度学习被广泛应用到医疗图像</w:t>
      </w:r>
      <w:r w:rsidR="00E31ACA">
        <w:rPr>
          <w:rFonts w:ascii="Arial" w:hAnsi="Arial" w:cs="Arial" w:hint="eastAsia"/>
          <w:color w:val="000000"/>
          <w:spacing w:val="15"/>
          <w:szCs w:val="21"/>
        </w:rPr>
        <w:t>处理</w:t>
      </w:r>
      <w:r w:rsidR="00701447" w:rsidRPr="0015136D">
        <w:rPr>
          <w:rFonts w:ascii="Arial" w:hAnsi="Arial" w:cs="Arial" w:hint="eastAsia"/>
          <w:color w:val="000000"/>
          <w:spacing w:val="15"/>
          <w:szCs w:val="21"/>
        </w:rPr>
        <w:t>中</w:t>
      </w:r>
      <w:r w:rsidR="003C1AFC" w:rsidRPr="003C1AFC">
        <w:rPr>
          <w:rFonts w:eastAsiaTheme="minorHAnsi" w:cs="Arial"/>
          <w:color w:val="000000"/>
          <w:spacing w:val="15"/>
          <w:szCs w:val="21"/>
          <w:vertAlign w:val="superscript"/>
        </w:rPr>
        <w:fldChar w:fldCharType="begin"/>
      </w:r>
      <w:r w:rsidR="003C1AFC" w:rsidRPr="003C1AFC">
        <w:rPr>
          <w:rFonts w:eastAsiaTheme="minorHAnsi" w:cs="Arial"/>
          <w:color w:val="000000"/>
          <w:spacing w:val="15"/>
          <w:szCs w:val="21"/>
          <w:vertAlign w:val="superscript"/>
        </w:rPr>
        <w:instrText xml:space="preserve"> </w:instrText>
      </w:r>
      <w:r w:rsidR="003C1AFC" w:rsidRPr="003C1AFC">
        <w:rPr>
          <w:rFonts w:eastAsiaTheme="minorHAnsi" w:cs="Arial" w:hint="eastAsia"/>
          <w:color w:val="000000"/>
          <w:spacing w:val="15"/>
          <w:szCs w:val="21"/>
          <w:vertAlign w:val="superscript"/>
        </w:rPr>
        <w:instrText>REF _Ref107329066 \r \h</w:instrText>
      </w:r>
      <w:r w:rsidR="003C1AFC" w:rsidRPr="003C1AFC">
        <w:rPr>
          <w:rFonts w:eastAsiaTheme="minorHAnsi" w:cs="Arial"/>
          <w:color w:val="000000"/>
          <w:spacing w:val="15"/>
          <w:szCs w:val="21"/>
          <w:vertAlign w:val="superscript"/>
        </w:rPr>
        <w:instrText xml:space="preserve">  \* MERGEFORMAT </w:instrText>
      </w:r>
      <w:r w:rsidR="003C1AFC" w:rsidRPr="003C1AFC">
        <w:rPr>
          <w:rFonts w:eastAsiaTheme="minorHAnsi" w:cs="Arial"/>
          <w:color w:val="000000"/>
          <w:spacing w:val="15"/>
          <w:szCs w:val="21"/>
          <w:vertAlign w:val="superscript"/>
        </w:rPr>
      </w:r>
      <w:r w:rsidR="003C1AFC" w:rsidRPr="003C1AFC">
        <w:rPr>
          <w:rFonts w:eastAsiaTheme="minorHAnsi" w:cs="Arial"/>
          <w:color w:val="000000"/>
          <w:spacing w:val="15"/>
          <w:szCs w:val="21"/>
          <w:vertAlign w:val="superscript"/>
        </w:rPr>
        <w:fldChar w:fldCharType="separate"/>
      </w:r>
      <w:r w:rsidR="00185C0B">
        <w:rPr>
          <w:rFonts w:eastAsiaTheme="minorHAnsi" w:cs="Arial"/>
          <w:color w:val="000000"/>
          <w:spacing w:val="15"/>
          <w:szCs w:val="21"/>
          <w:vertAlign w:val="superscript"/>
        </w:rPr>
        <w:t>[8]</w:t>
      </w:r>
      <w:r w:rsidR="003C1AFC" w:rsidRPr="003C1AFC">
        <w:rPr>
          <w:rFonts w:eastAsiaTheme="minorHAnsi" w:cs="Arial"/>
          <w:color w:val="000000"/>
          <w:spacing w:val="15"/>
          <w:szCs w:val="21"/>
          <w:vertAlign w:val="superscript"/>
        </w:rPr>
        <w:fldChar w:fldCharType="end"/>
      </w:r>
      <w:r w:rsidR="003C1AFC" w:rsidRPr="003C1AFC">
        <w:rPr>
          <w:rFonts w:eastAsiaTheme="minorHAnsi" w:cs="Arial"/>
          <w:color w:val="000000"/>
          <w:spacing w:val="15"/>
          <w:szCs w:val="21"/>
          <w:vertAlign w:val="superscript"/>
        </w:rPr>
        <w:fldChar w:fldCharType="begin"/>
      </w:r>
      <w:r w:rsidR="003C1AFC" w:rsidRPr="003C1AFC">
        <w:rPr>
          <w:rFonts w:eastAsiaTheme="minorHAnsi" w:cs="Arial"/>
          <w:color w:val="000000"/>
          <w:spacing w:val="15"/>
          <w:szCs w:val="21"/>
          <w:vertAlign w:val="superscript"/>
        </w:rPr>
        <w:instrText xml:space="preserve"> REF _Ref107329070 \r \h  \* MERGEFORMAT </w:instrText>
      </w:r>
      <w:r w:rsidR="003C1AFC" w:rsidRPr="003C1AFC">
        <w:rPr>
          <w:rFonts w:eastAsiaTheme="minorHAnsi" w:cs="Arial"/>
          <w:color w:val="000000"/>
          <w:spacing w:val="15"/>
          <w:szCs w:val="21"/>
          <w:vertAlign w:val="superscript"/>
        </w:rPr>
      </w:r>
      <w:r w:rsidR="003C1AFC" w:rsidRPr="003C1AFC">
        <w:rPr>
          <w:rFonts w:eastAsiaTheme="minorHAnsi" w:cs="Arial"/>
          <w:color w:val="000000"/>
          <w:spacing w:val="15"/>
          <w:szCs w:val="21"/>
          <w:vertAlign w:val="superscript"/>
        </w:rPr>
        <w:fldChar w:fldCharType="separate"/>
      </w:r>
      <w:r w:rsidR="00185C0B">
        <w:rPr>
          <w:rFonts w:eastAsiaTheme="minorHAnsi" w:cs="Arial"/>
          <w:color w:val="000000"/>
          <w:spacing w:val="15"/>
          <w:szCs w:val="21"/>
          <w:vertAlign w:val="superscript"/>
        </w:rPr>
        <w:t>[9]</w:t>
      </w:r>
      <w:r w:rsidR="003C1AFC" w:rsidRPr="003C1AFC">
        <w:rPr>
          <w:rFonts w:eastAsiaTheme="minorHAnsi" w:cs="Arial"/>
          <w:color w:val="000000"/>
          <w:spacing w:val="15"/>
          <w:szCs w:val="21"/>
          <w:vertAlign w:val="superscript"/>
        </w:rPr>
        <w:fldChar w:fldCharType="end"/>
      </w:r>
      <w:r w:rsidR="00701447" w:rsidRPr="0015136D">
        <w:rPr>
          <w:rFonts w:ascii="Arial" w:hAnsi="Arial" w:cs="Arial" w:hint="eastAsia"/>
          <w:color w:val="000000"/>
          <w:spacing w:val="15"/>
          <w:szCs w:val="21"/>
        </w:rPr>
        <w:t>。</w:t>
      </w:r>
      <w:r w:rsidR="00E31ACA" w:rsidRPr="00E31ACA">
        <w:rPr>
          <w:rFonts w:ascii="Arial" w:hAnsi="Arial" w:cs="Arial"/>
          <w:color w:val="000000"/>
          <w:spacing w:val="15"/>
          <w:szCs w:val="21"/>
        </w:rPr>
        <w:t>Wang</w:t>
      </w:r>
      <w:r w:rsidR="00E31ACA" w:rsidRPr="00E31ACA">
        <w:rPr>
          <w:rFonts w:ascii="Arial" w:hAnsi="Arial" w:cs="Arial"/>
          <w:color w:val="000000"/>
          <w:spacing w:val="15"/>
          <w:szCs w:val="21"/>
        </w:rPr>
        <w:t>等人</w:t>
      </w:r>
      <w:r w:rsidR="009931B9" w:rsidRPr="009931B9">
        <w:rPr>
          <w:rFonts w:eastAsiaTheme="minorHAnsi" w:cs="Arial"/>
          <w:color w:val="000000"/>
          <w:spacing w:val="15"/>
          <w:szCs w:val="21"/>
          <w:vertAlign w:val="superscript"/>
        </w:rPr>
        <w:fldChar w:fldCharType="begin"/>
      </w:r>
      <w:r w:rsidR="009931B9" w:rsidRPr="009931B9">
        <w:rPr>
          <w:rFonts w:eastAsiaTheme="minorHAnsi" w:cs="Arial"/>
          <w:color w:val="000000"/>
          <w:spacing w:val="15"/>
          <w:szCs w:val="21"/>
          <w:vertAlign w:val="superscript"/>
        </w:rPr>
        <w:instrText xml:space="preserve"> REF _Ref107331201 \r \h  \* MERGEFORMAT </w:instrText>
      </w:r>
      <w:r w:rsidR="009931B9" w:rsidRPr="009931B9">
        <w:rPr>
          <w:rFonts w:eastAsiaTheme="minorHAnsi" w:cs="Arial"/>
          <w:color w:val="000000"/>
          <w:spacing w:val="15"/>
          <w:szCs w:val="21"/>
          <w:vertAlign w:val="superscript"/>
        </w:rPr>
      </w:r>
      <w:r w:rsidR="009931B9" w:rsidRPr="009931B9">
        <w:rPr>
          <w:rFonts w:eastAsiaTheme="minorHAnsi" w:cs="Arial"/>
          <w:color w:val="000000"/>
          <w:spacing w:val="15"/>
          <w:szCs w:val="21"/>
          <w:vertAlign w:val="superscript"/>
        </w:rPr>
        <w:fldChar w:fldCharType="separate"/>
      </w:r>
      <w:r w:rsidR="00185C0B">
        <w:rPr>
          <w:rFonts w:eastAsiaTheme="minorHAnsi" w:cs="Arial"/>
          <w:color w:val="000000"/>
          <w:spacing w:val="15"/>
          <w:szCs w:val="21"/>
          <w:vertAlign w:val="superscript"/>
        </w:rPr>
        <w:t>[12]</w:t>
      </w:r>
      <w:r w:rsidR="009931B9" w:rsidRPr="009931B9">
        <w:rPr>
          <w:rFonts w:eastAsiaTheme="minorHAnsi" w:cs="Arial"/>
          <w:color w:val="000000"/>
          <w:spacing w:val="15"/>
          <w:szCs w:val="21"/>
          <w:vertAlign w:val="superscript"/>
        </w:rPr>
        <w:fldChar w:fldCharType="end"/>
      </w:r>
      <w:r w:rsidR="00E31ACA" w:rsidRPr="00E31ACA">
        <w:rPr>
          <w:rFonts w:ascii="Arial" w:hAnsi="Arial" w:cs="Arial"/>
          <w:color w:val="000000"/>
          <w:spacing w:val="15"/>
          <w:szCs w:val="21"/>
        </w:rPr>
        <w:t>开发了一种深度学习方法，可以提取</w:t>
      </w:r>
      <w:r w:rsidR="00E31ACA" w:rsidRPr="00E31ACA">
        <w:rPr>
          <w:rFonts w:ascii="Arial" w:hAnsi="Arial" w:cs="Arial"/>
          <w:color w:val="000000"/>
          <w:spacing w:val="15"/>
          <w:szCs w:val="21"/>
        </w:rPr>
        <w:t>COVID-19</w:t>
      </w:r>
      <w:r w:rsidR="00E31ACA" w:rsidRPr="00E31ACA">
        <w:rPr>
          <w:rFonts w:ascii="Arial" w:hAnsi="Arial" w:cs="Arial"/>
          <w:color w:val="000000"/>
          <w:spacing w:val="15"/>
          <w:szCs w:val="21"/>
        </w:rPr>
        <w:t>的特征，</w:t>
      </w:r>
      <w:r w:rsidR="0017515A">
        <w:rPr>
          <w:rFonts w:ascii="Arial" w:hAnsi="Arial" w:cs="Arial" w:hint="eastAsia"/>
          <w:color w:val="000000"/>
          <w:spacing w:val="15"/>
          <w:szCs w:val="21"/>
        </w:rPr>
        <w:t>并且为医生提供医疗诊断</w:t>
      </w:r>
      <w:r w:rsidR="00E31ACA" w:rsidRPr="00E31ACA">
        <w:rPr>
          <w:rFonts w:ascii="Arial" w:hAnsi="Arial" w:cs="Arial"/>
          <w:color w:val="000000"/>
          <w:spacing w:val="15"/>
          <w:szCs w:val="21"/>
        </w:rPr>
        <w:t>。</w:t>
      </w:r>
      <w:r w:rsidR="00741B03" w:rsidRPr="00294376">
        <w:rPr>
          <w:szCs w:val="21"/>
        </w:rPr>
        <w:t>Matte</w:t>
      </w:r>
      <w:r w:rsidR="00741B03">
        <w:rPr>
          <w:rFonts w:hint="eastAsia"/>
          <w:szCs w:val="21"/>
        </w:rPr>
        <w:t>o</w:t>
      </w:r>
      <w:r w:rsidR="00741B03" w:rsidRPr="00294376">
        <w:rPr>
          <w:rFonts w:hint="eastAsia"/>
          <w:szCs w:val="21"/>
        </w:rPr>
        <w:t>等</w:t>
      </w:r>
      <w:r w:rsidR="00741B03">
        <w:rPr>
          <w:rFonts w:hint="eastAsia"/>
          <w:szCs w:val="21"/>
        </w:rPr>
        <w:t>人</w:t>
      </w:r>
      <w:r w:rsidR="00475CDF" w:rsidRPr="00475CDF">
        <w:rPr>
          <w:szCs w:val="21"/>
          <w:vertAlign w:val="superscript"/>
        </w:rPr>
        <w:fldChar w:fldCharType="begin"/>
      </w:r>
      <w:r w:rsidR="00475CDF" w:rsidRPr="00475CDF">
        <w:rPr>
          <w:szCs w:val="21"/>
          <w:vertAlign w:val="superscript"/>
        </w:rPr>
        <w:instrText xml:space="preserve"> </w:instrText>
      </w:r>
      <w:r w:rsidR="00475CDF" w:rsidRPr="00475CDF">
        <w:rPr>
          <w:rFonts w:hint="eastAsia"/>
          <w:szCs w:val="21"/>
          <w:vertAlign w:val="superscript"/>
        </w:rPr>
        <w:instrText>REF _Ref107330092 \r \h</w:instrText>
      </w:r>
      <w:r w:rsidR="00475CDF" w:rsidRPr="00475CDF">
        <w:rPr>
          <w:szCs w:val="21"/>
          <w:vertAlign w:val="superscript"/>
        </w:rPr>
        <w:instrText xml:space="preserve"> </w:instrText>
      </w:r>
      <w:r w:rsidR="00475CDF">
        <w:rPr>
          <w:szCs w:val="21"/>
          <w:vertAlign w:val="superscript"/>
        </w:rPr>
        <w:instrText xml:space="preserve"> \* MERGEFORMAT </w:instrText>
      </w:r>
      <w:r w:rsidR="00475CDF" w:rsidRPr="00475CDF">
        <w:rPr>
          <w:szCs w:val="21"/>
          <w:vertAlign w:val="superscript"/>
        </w:rPr>
      </w:r>
      <w:r w:rsidR="00475CDF" w:rsidRPr="00475CDF">
        <w:rPr>
          <w:szCs w:val="21"/>
          <w:vertAlign w:val="superscript"/>
        </w:rPr>
        <w:fldChar w:fldCharType="separate"/>
      </w:r>
      <w:r w:rsidR="00185C0B">
        <w:rPr>
          <w:szCs w:val="21"/>
          <w:vertAlign w:val="superscript"/>
        </w:rPr>
        <w:t>[10]</w:t>
      </w:r>
      <w:r w:rsidR="00475CDF" w:rsidRPr="00475CDF">
        <w:rPr>
          <w:szCs w:val="21"/>
          <w:vertAlign w:val="superscript"/>
        </w:rPr>
        <w:fldChar w:fldCharType="end"/>
      </w:r>
      <w:r w:rsidR="00741B03" w:rsidRPr="00294376">
        <w:rPr>
          <w:rFonts w:hint="eastAsia"/>
          <w:szCs w:val="21"/>
        </w:rPr>
        <w:t>提出了一种轻型卷积神经网络，用于</w:t>
      </w:r>
      <w:r w:rsidR="00496FE6">
        <w:rPr>
          <w:rFonts w:hint="eastAsia"/>
          <w:szCs w:val="21"/>
        </w:rPr>
        <w:t>分</w:t>
      </w:r>
      <w:ins w:id="15" w:author="卢 芳芳" w:date="2022-07-07T08:19:00Z">
        <w:r w:rsidR="00E25E64">
          <w:rPr>
            <w:rFonts w:hint="eastAsia"/>
            <w:szCs w:val="21"/>
          </w:rPr>
          <w:t>辨</w:t>
        </w:r>
      </w:ins>
      <w:del w:id="16" w:author="卢 芳芳" w:date="2022-07-07T08:19:00Z">
        <w:r w:rsidR="00496FE6" w:rsidDel="00E25E64">
          <w:rPr>
            <w:rFonts w:hint="eastAsia"/>
            <w:szCs w:val="21"/>
          </w:rPr>
          <w:delText>别</w:delText>
        </w:r>
      </w:del>
      <w:r w:rsidR="00741B03" w:rsidRPr="00294376">
        <w:t>新型冠状病毒肺炎</w:t>
      </w:r>
      <w:r w:rsidR="00741B03" w:rsidRPr="00294376">
        <w:rPr>
          <w:rFonts w:hint="eastAsia"/>
        </w:rPr>
        <w:t>患者的</w:t>
      </w:r>
      <w:r w:rsidR="00741B03" w:rsidRPr="00294376">
        <w:rPr>
          <w:rFonts w:hint="eastAsia"/>
          <w:szCs w:val="21"/>
        </w:rPr>
        <w:t>CT</w:t>
      </w:r>
      <w:r w:rsidR="008B52CC">
        <w:rPr>
          <w:rFonts w:hint="eastAsia"/>
          <w:szCs w:val="21"/>
        </w:rPr>
        <w:t>图像</w:t>
      </w:r>
      <w:del w:id="17" w:author="卢 芳芳" w:date="2022-07-07T08:19:00Z">
        <w:r w:rsidR="00766CD8" w:rsidDel="00E25E64">
          <w:rPr>
            <w:szCs w:val="21"/>
          </w:rPr>
          <w:delText xml:space="preserve"> </w:delText>
        </w:r>
      </w:del>
      <w:r w:rsidR="00496FE6">
        <w:rPr>
          <w:rFonts w:hint="eastAsia"/>
          <w:szCs w:val="21"/>
        </w:rPr>
        <w:t>与健康</w:t>
      </w:r>
      <w:r w:rsidR="00584CE2">
        <w:rPr>
          <w:rFonts w:hint="eastAsia"/>
          <w:szCs w:val="21"/>
        </w:rPr>
        <w:t>C</w:t>
      </w:r>
      <w:r w:rsidR="00584CE2">
        <w:rPr>
          <w:szCs w:val="21"/>
        </w:rPr>
        <w:t>T</w:t>
      </w:r>
      <w:r w:rsidR="00584CE2">
        <w:rPr>
          <w:rFonts w:hint="eastAsia"/>
          <w:szCs w:val="21"/>
        </w:rPr>
        <w:t>图像。</w:t>
      </w:r>
    </w:p>
    <w:p w14:paraId="74103147" w14:textId="77777777" w:rsidR="000A2FFA" w:rsidRPr="00E31ACA" w:rsidRDefault="000A2FFA">
      <w:pPr>
        <w:rPr>
          <w:rFonts w:ascii="Arial" w:hAnsi="Arial" w:cs="Arial"/>
          <w:color w:val="000000"/>
          <w:spacing w:val="15"/>
          <w:szCs w:val="21"/>
        </w:rPr>
      </w:pPr>
    </w:p>
    <w:p w14:paraId="6FDEE8C2" w14:textId="772468A6" w:rsidR="00BE1A8B" w:rsidRDefault="008755A3">
      <w:pPr>
        <w:rPr>
          <w:rFonts w:eastAsiaTheme="minorHAnsi"/>
          <w:szCs w:val="21"/>
        </w:rPr>
      </w:pPr>
      <w:r>
        <w:rPr>
          <w:rFonts w:ascii="Arial" w:hAnsi="Arial" w:cs="Arial" w:hint="eastAsia"/>
          <w:color w:val="000000"/>
          <w:spacing w:val="15"/>
          <w:szCs w:val="21"/>
        </w:rPr>
        <w:t>值得注意的是在</w:t>
      </w:r>
      <w:r w:rsidR="00E95677">
        <w:rPr>
          <w:rFonts w:ascii="Arial" w:hAnsi="Arial" w:cs="Arial" w:hint="eastAsia"/>
          <w:color w:val="000000"/>
          <w:spacing w:val="15"/>
          <w:szCs w:val="21"/>
        </w:rPr>
        <w:t>应用到</w:t>
      </w:r>
      <w:r w:rsidR="00D96D4A">
        <w:rPr>
          <w:rFonts w:ascii="Arial" w:hAnsi="Arial" w:cs="Arial" w:hint="eastAsia"/>
          <w:color w:val="000000"/>
          <w:spacing w:val="15"/>
          <w:szCs w:val="21"/>
        </w:rPr>
        <w:t>病变分割的模型中，编码</w:t>
      </w:r>
      <w:r w:rsidR="00B92E80">
        <w:rPr>
          <w:rFonts w:ascii="Arial" w:hAnsi="Arial" w:cs="Arial" w:hint="eastAsia"/>
          <w:color w:val="000000"/>
          <w:spacing w:val="15"/>
          <w:szCs w:val="21"/>
        </w:rPr>
        <w:t>器</w:t>
      </w:r>
      <w:r w:rsidR="00FC1FE9">
        <w:rPr>
          <w:rFonts w:ascii="Arial" w:hAnsi="Arial" w:cs="Arial" w:hint="eastAsia"/>
          <w:color w:val="000000"/>
          <w:spacing w:val="15"/>
          <w:szCs w:val="21"/>
        </w:rPr>
        <w:t>-</w:t>
      </w:r>
      <w:r w:rsidR="00FC1FE9">
        <w:rPr>
          <w:rFonts w:ascii="Arial" w:hAnsi="Arial" w:cs="Arial" w:hint="eastAsia"/>
          <w:color w:val="000000"/>
          <w:spacing w:val="15"/>
          <w:szCs w:val="21"/>
        </w:rPr>
        <w:t>解码</w:t>
      </w:r>
      <w:r w:rsidR="00B92E80">
        <w:rPr>
          <w:rFonts w:ascii="Arial" w:hAnsi="Arial" w:cs="Arial" w:hint="eastAsia"/>
          <w:color w:val="000000"/>
          <w:spacing w:val="15"/>
          <w:szCs w:val="21"/>
        </w:rPr>
        <w:t>器</w:t>
      </w:r>
      <w:r w:rsidR="00FC1FE9">
        <w:rPr>
          <w:rFonts w:ascii="Arial" w:hAnsi="Arial" w:cs="Arial" w:hint="eastAsia"/>
          <w:color w:val="000000"/>
          <w:spacing w:val="15"/>
          <w:szCs w:val="21"/>
        </w:rPr>
        <w:t>的结构最为常见</w:t>
      </w:r>
      <w:r w:rsidR="00FF68B9">
        <w:rPr>
          <w:rFonts w:ascii="Arial" w:hAnsi="Arial" w:cs="Arial" w:hint="eastAsia"/>
          <w:color w:val="000000"/>
          <w:spacing w:val="15"/>
          <w:szCs w:val="21"/>
        </w:rPr>
        <w:t>。</w:t>
      </w:r>
      <w:r w:rsidR="00EB6FC3">
        <w:rPr>
          <w:rFonts w:ascii="Arial" w:hAnsi="Arial" w:cs="Arial" w:hint="eastAsia"/>
          <w:color w:val="000000"/>
          <w:spacing w:val="15"/>
          <w:szCs w:val="21"/>
        </w:rPr>
        <w:t>大量研究证实</w:t>
      </w:r>
      <w:r w:rsidR="00FF68B9">
        <w:rPr>
          <w:rFonts w:ascii="Arial" w:hAnsi="Arial" w:cs="Arial" w:hint="eastAsia"/>
          <w:color w:val="000000"/>
          <w:spacing w:val="15"/>
          <w:szCs w:val="21"/>
        </w:rPr>
        <w:t>这种</w:t>
      </w:r>
      <w:r w:rsidR="005E36A3">
        <w:rPr>
          <w:rFonts w:ascii="Arial" w:hAnsi="Arial" w:cs="Arial" w:hint="eastAsia"/>
          <w:color w:val="000000"/>
          <w:spacing w:val="15"/>
          <w:szCs w:val="21"/>
        </w:rPr>
        <w:t>结构</w:t>
      </w:r>
      <w:r w:rsidR="00F21E42">
        <w:rPr>
          <w:rFonts w:ascii="Arial" w:hAnsi="Arial" w:cs="Arial" w:hint="eastAsia"/>
          <w:color w:val="000000"/>
          <w:spacing w:val="15"/>
          <w:szCs w:val="21"/>
        </w:rPr>
        <w:t>具有</w:t>
      </w:r>
      <w:r w:rsidR="003843AB">
        <w:rPr>
          <w:rFonts w:ascii="Arial" w:hAnsi="Arial" w:cs="Arial" w:hint="eastAsia"/>
          <w:color w:val="000000"/>
          <w:spacing w:val="15"/>
          <w:szCs w:val="21"/>
        </w:rPr>
        <w:t>良好的分割性能和鲁棒性。</w:t>
      </w:r>
      <w:r w:rsidR="00303CED">
        <w:rPr>
          <w:rFonts w:ascii="Arial" w:hAnsi="Arial" w:cs="Arial" w:hint="eastAsia"/>
          <w:color w:val="000000"/>
          <w:spacing w:val="15"/>
          <w:szCs w:val="21"/>
        </w:rPr>
        <w:t>因此，</w:t>
      </w:r>
      <w:r w:rsidR="007510D5">
        <w:rPr>
          <w:rFonts w:ascii="Arial" w:hAnsi="Arial" w:cs="Arial" w:hint="eastAsia"/>
          <w:color w:val="000000"/>
          <w:spacing w:val="15"/>
          <w:szCs w:val="21"/>
        </w:rPr>
        <w:t>利用编码</w:t>
      </w:r>
      <w:r w:rsidR="007510D5">
        <w:rPr>
          <w:rFonts w:ascii="Arial" w:hAnsi="Arial" w:cs="Arial" w:hint="eastAsia"/>
          <w:color w:val="000000"/>
          <w:spacing w:val="15"/>
          <w:szCs w:val="21"/>
        </w:rPr>
        <w:t>-</w:t>
      </w:r>
      <w:r w:rsidR="007510D5">
        <w:rPr>
          <w:rFonts w:ascii="Arial" w:hAnsi="Arial" w:cs="Arial" w:hint="eastAsia"/>
          <w:color w:val="000000"/>
          <w:spacing w:val="15"/>
          <w:szCs w:val="21"/>
        </w:rPr>
        <w:t>解码结构分割</w:t>
      </w:r>
      <w:r w:rsidR="007510D5" w:rsidRPr="00821279">
        <w:rPr>
          <w:rFonts w:eastAsiaTheme="minorHAnsi"/>
          <w:szCs w:val="21"/>
        </w:rPr>
        <w:t>COVID-19</w:t>
      </w:r>
      <w:r w:rsidR="007510D5">
        <w:rPr>
          <w:rFonts w:eastAsiaTheme="minorHAnsi" w:hint="eastAsia"/>
          <w:szCs w:val="21"/>
        </w:rPr>
        <w:t>病变</w:t>
      </w:r>
      <w:r w:rsidR="007B0411">
        <w:rPr>
          <w:rFonts w:eastAsiaTheme="minorHAnsi" w:hint="eastAsia"/>
          <w:szCs w:val="21"/>
        </w:rPr>
        <w:t>的研究</w:t>
      </w:r>
      <w:r w:rsidR="008D0F91">
        <w:rPr>
          <w:rFonts w:eastAsiaTheme="minorHAnsi" w:hint="eastAsia"/>
          <w:szCs w:val="21"/>
        </w:rPr>
        <w:t>大量出现。</w:t>
      </w:r>
      <w:r w:rsidR="00927B84">
        <w:rPr>
          <w:rFonts w:eastAsiaTheme="minorHAnsi" w:hint="eastAsia"/>
          <w:szCs w:val="21"/>
        </w:rPr>
        <w:t>Chen等人</w:t>
      </w:r>
      <w:r w:rsidR="007B7D0F">
        <w:rPr>
          <w:rFonts w:eastAsiaTheme="minorHAnsi" w:hint="eastAsia"/>
          <w:szCs w:val="21"/>
        </w:rPr>
        <w:t>利用</w:t>
      </w:r>
      <w:proofErr w:type="spellStart"/>
      <w:r w:rsidR="007B7D0F">
        <w:rPr>
          <w:rFonts w:eastAsiaTheme="minorHAnsi" w:hint="eastAsia"/>
          <w:szCs w:val="21"/>
        </w:rPr>
        <w:t>Unet</w:t>
      </w:r>
      <w:proofErr w:type="spellEnd"/>
      <w:r w:rsidR="00852116">
        <w:rPr>
          <w:rFonts w:eastAsiaTheme="minorHAnsi" w:hint="eastAsia"/>
          <w:szCs w:val="21"/>
        </w:rPr>
        <w:t>结合残差网络实现了对</w:t>
      </w:r>
      <w:r w:rsidR="00B419F3" w:rsidRPr="00821279">
        <w:rPr>
          <w:rFonts w:eastAsiaTheme="minorHAnsi"/>
          <w:szCs w:val="21"/>
        </w:rPr>
        <w:t>COVID-19</w:t>
      </w:r>
      <w:r w:rsidR="00B419F3">
        <w:rPr>
          <w:rFonts w:eastAsiaTheme="minorHAnsi" w:hint="eastAsia"/>
          <w:szCs w:val="21"/>
        </w:rPr>
        <w:t>的</w:t>
      </w:r>
      <w:r w:rsidR="00B974DB">
        <w:rPr>
          <w:rFonts w:eastAsiaTheme="minorHAnsi" w:hint="eastAsia"/>
          <w:szCs w:val="21"/>
        </w:rPr>
        <w:t>病变自动分割。</w:t>
      </w:r>
      <w:r w:rsidR="000A2FFA" w:rsidRPr="00294376">
        <w:t>Jun</w:t>
      </w:r>
      <w:r w:rsidR="000A2FFA" w:rsidRPr="00294376">
        <w:rPr>
          <w:rFonts w:hint="eastAsia"/>
        </w:rPr>
        <w:t>等</w:t>
      </w:r>
      <w:r w:rsidR="000A2FFA">
        <w:rPr>
          <w:rFonts w:hint="eastAsia"/>
        </w:rPr>
        <w:t>人</w:t>
      </w:r>
      <w:r w:rsidR="009A2FD1" w:rsidRPr="00654D51">
        <w:rPr>
          <w:vertAlign w:val="superscript"/>
        </w:rPr>
        <w:fldChar w:fldCharType="begin"/>
      </w:r>
      <w:r w:rsidR="009A2FD1" w:rsidRPr="00654D51">
        <w:rPr>
          <w:vertAlign w:val="superscript"/>
        </w:rPr>
        <w:instrText xml:space="preserve"> </w:instrText>
      </w:r>
      <w:r w:rsidR="009A2FD1" w:rsidRPr="00654D51">
        <w:rPr>
          <w:rFonts w:hint="eastAsia"/>
          <w:vertAlign w:val="superscript"/>
        </w:rPr>
        <w:instrText>REF _Ref107330429 \r \h</w:instrText>
      </w:r>
      <w:r w:rsidR="009A2FD1" w:rsidRPr="00654D51">
        <w:rPr>
          <w:vertAlign w:val="superscript"/>
        </w:rPr>
        <w:instrText xml:space="preserve"> </w:instrText>
      </w:r>
      <w:r w:rsidR="00654D51">
        <w:rPr>
          <w:vertAlign w:val="superscript"/>
        </w:rPr>
        <w:instrText xml:space="preserve"> \* MERGEFORMAT </w:instrText>
      </w:r>
      <w:r w:rsidR="009A2FD1" w:rsidRPr="00654D51">
        <w:rPr>
          <w:vertAlign w:val="superscript"/>
        </w:rPr>
      </w:r>
      <w:r w:rsidR="009A2FD1" w:rsidRPr="00654D51">
        <w:rPr>
          <w:vertAlign w:val="superscript"/>
        </w:rPr>
        <w:fldChar w:fldCharType="separate"/>
      </w:r>
      <w:r w:rsidR="00185C0B">
        <w:rPr>
          <w:vertAlign w:val="superscript"/>
        </w:rPr>
        <w:t>[11]</w:t>
      </w:r>
      <w:r w:rsidR="009A2FD1" w:rsidRPr="00654D51">
        <w:rPr>
          <w:vertAlign w:val="superscript"/>
        </w:rPr>
        <w:fldChar w:fldCharType="end"/>
      </w:r>
      <w:r w:rsidR="000A2FFA" w:rsidRPr="00294376">
        <w:rPr>
          <w:rFonts w:hint="eastAsia"/>
        </w:rPr>
        <w:t>提出了一种基于U-Net</w:t>
      </w:r>
      <w:del w:id="18" w:author="卢 芳芳" w:date="2022-07-07T08:22:00Z">
        <w:r w:rsidR="000A2FFA" w:rsidRPr="00294376" w:rsidDel="0052585F">
          <w:rPr>
            <w:rFonts w:hint="eastAsia"/>
          </w:rPr>
          <w:delText xml:space="preserve"> </w:delText>
        </w:r>
      </w:del>
      <w:r w:rsidR="000A2FFA" w:rsidRPr="00294376">
        <w:rPr>
          <w:rFonts w:hint="eastAsia"/>
        </w:rPr>
        <w:t>++的</w:t>
      </w:r>
      <w:r w:rsidR="000A2FFA">
        <w:rPr>
          <w:rFonts w:hint="eastAsia"/>
        </w:rPr>
        <w:t>病变</w:t>
      </w:r>
      <w:r w:rsidR="000A2FFA" w:rsidRPr="00294376">
        <w:rPr>
          <w:rFonts w:hint="eastAsia"/>
        </w:rPr>
        <w:t>分割模型，用于识别患者胸部CT影像上的新型冠状病毒肺炎。</w:t>
      </w:r>
      <w:r w:rsidR="00F438A2">
        <w:rPr>
          <w:rFonts w:hint="eastAsia"/>
        </w:rPr>
        <w:t>大量的深度学习方法</w:t>
      </w:r>
      <w:ins w:id="19" w:author="tang chi" w:date="2022-07-29T15:33:00Z">
        <w:r w:rsidR="00E729C9" w:rsidRPr="00E729C9">
          <w:rPr>
            <w:vertAlign w:val="superscript"/>
            <w:rPrChange w:id="20" w:author="tang chi" w:date="2022-07-29T15:34:00Z">
              <w:rPr/>
            </w:rPrChange>
          </w:rPr>
          <w:fldChar w:fldCharType="begin"/>
        </w:r>
        <w:r w:rsidR="00E729C9" w:rsidRPr="00E729C9">
          <w:rPr>
            <w:vertAlign w:val="superscript"/>
            <w:rPrChange w:id="21" w:author="tang chi" w:date="2022-07-29T15:34:00Z">
              <w:rPr/>
            </w:rPrChange>
          </w:rPr>
          <w:instrText xml:space="preserve"> REF _Ref107332104 \r \h </w:instrText>
        </w:r>
      </w:ins>
      <w:r w:rsidR="00E729C9">
        <w:rPr>
          <w:vertAlign w:val="superscript"/>
        </w:rPr>
        <w:instrText xml:space="preserve"> \* MERGEFORMAT </w:instrText>
      </w:r>
      <w:r w:rsidR="00E729C9" w:rsidRPr="00573D1E">
        <w:rPr>
          <w:vertAlign w:val="superscript"/>
        </w:rPr>
      </w:r>
      <w:r w:rsidR="00E729C9" w:rsidRPr="00E729C9">
        <w:rPr>
          <w:vertAlign w:val="superscript"/>
          <w:rPrChange w:id="22" w:author="tang chi" w:date="2022-07-29T15:34:00Z">
            <w:rPr/>
          </w:rPrChange>
        </w:rPr>
        <w:fldChar w:fldCharType="separate"/>
      </w:r>
      <w:ins w:id="23" w:author="tang chi" w:date="2022-07-29T15:33:00Z">
        <w:r w:rsidR="00E729C9" w:rsidRPr="00E729C9">
          <w:rPr>
            <w:vertAlign w:val="superscript"/>
            <w:rPrChange w:id="24" w:author="tang chi" w:date="2022-07-29T15:34:00Z">
              <w:rPr/>
            </w:rPrChange>
          </w:rPr>
          <w:t>[15]</w:t>
        </w:r>
        <w:r w:rsidR="00E729C9" w:rsidRPr="00E729C9">
          <w:rPr>
            <w:vertAlign w:val="superscript"/>
            <w:rPrChange w:id="25" w:author="tang chi" w:date="2022-07-29T15:34:00Z">
              <w:rPr/>
            </w:rPrChange>
          </w:rPr>
          <w:fldChar w:fldCharType="end"/>
        </w:r>
      </w:ins>
      <w:ins w:id="26" w:author="tang chi" w:date="2022-07-29T15:34:00Z">
        <w:r w:rsidR="00E729C9" w:rsidRPr="00E729C9">
          <w:rPr>
            <w:vertAlign w:val="superscript"/>
            <w:rPrChange w:id="27" w:author="tang chi" w:date="2022-07-29T15:34:00Z">
              <w:rPr/>
            </w:rPrChange>
          </w:rPr>
          <w:fldChar w:fldCharType="begin"/>
        </w:r>
        <w:r w:rsidR="00E729C9" w:rsidRPr="00E729C9">
          <w:rPr>
            <w:vertAlign w:val="superscript"/>
            <w:rPrChange w:id="28" w:author="tang chi" w:date="2022-07-29T15:34:00Z">
              <w:rPr/>
            </w:rPrChange>
          </w:rPr>
          <w:instrText xml:space="preserve"> REF _Ref107329066 \r \h </w:instrText>
        </w:r>
      </w:ins>
      <w:r w:rsidR="00E729C9">
        <w:rPr>
          <w:vertAlign w:val="superscript"/>
        </w:rPr>
        <w:instrText xml:space="preserve"> \* MERGEFORMAT </w:instrText>
      </w:r>
      <w:r w:rsidR="00E729C9" w:rsidRPr="00573D1E">
        <w:rPr>
          <w:vertAlign w:val="superscript"/>
        </w:rPr>
      </w:r>
      <w:r w:rsidR="00E729C9" w:rsidRPr="00E729C9">
        <w:rPr>
          <w:vertAlign w:val="superscript"/>
          <w:rPrChange w:id="29" w:author="tang chi" w:date="2022-07-29T15:34:00Z">
            <w:rPr/>
          </w:rPrChange>
        </w:rPr>
        <w:fldChar w:fldCharType="separate"/>
      </w:r>
      <w:ins w:id="30" w:author="tang chi" w:date="2022-07-29T15:34:00Z">
        <w:r w:rsidR="00E729C9" w:rsidRPr="00E729C9">
          <w:rPr>
            <w:vertAlign w:val="superscript"/>
            <w:rPrChange w:id="31" w:author="tang chi" w:date="2022-07-29T15:34:00Z">
              <w:rPr/>
            </w:rPrChange>
          </w:rPr>
          <w:t>[8]</w:t>
        </w:r>
        <w:r w:rsidR="00E729C9" w:rsidRPr="00E729C9">
          <w:rPr>
            <w:vertAlign w:val="superscript"/>
            <w:rPrChange w:id="32" w:author="tang chi" w:date="2022-07-29T15:34:00Z">
              <w:rPr/>
            </w:rPrChange>
          </w:rPr>
          <w:fldChar w:fldCharType="end"/>
        </w:r>
      </w:ins>
      <w:commentRangeStart w:id="33"/>
      <w:ins w:id="34" w:author="卢 芳芳" w:date="2022-07-07T08:24:00Z">
        <w:r w:rsidR="004D1118">
          <w:rPr>
            <w:rFonts w:hint="eastAsia"/>
          </w:rPr>
          <w:t>【】</w:t>
        </w:r>
        <w:commentRangeEnd w:id="33"/>
        <w:r w:rsidR="004D1118">
          <w:rPr>
            <w:rStyle w:val="ad"/>
          </w:rPr>
          <w:commentReference w:id="33"/>
        </w:r>
      </w:ins>
      <w:r w:rsidR="00F438A2">
        <w:rPr>
          <w:rFonts w:hint="eastAsia"/>
        </w:rPr>
        <w:t>被应用到</w:t>
      </w:r>
      <w:r w:rsidR="005141F4" w:rsidRPr="00821279">
        <w:rPr>
          <w:rFonts w:eastAsiaTheme="minorHAnsi"/>
          <w:szCs w:val="21"/>
        </w:rPr>
        <w:t>COVID-19</w:t>
      </w:r>
      <w:r w:rsidR="005141F4">
        <w:rPr>
          <w:rFonts w:eastAsiaTheme="minorHAnsi" w:hint="eastAsia"/>
          <w:szCs w:val="21"/>
        </w:rPr>
        <w:t>的病变分割。虽然</w:t>
      </w:r>
      <w:r w:rsidR="00876850">
        <w:rPr>
          <w:rFonts w:eastAsiaTheme="minorHAnsi" w:hint="eastAsia"/>
          <w:szCs w:val="21"/>
        </w:rPr>
        <w:t>这些方法相比手工分割更具效率</w:t>
      </w:r>
      <w:r w:rsidR="00E814E8">
        <w:rPr>
          <w:rFonts w:eastAsiaTheme="minorHAnsi" w:hint="eastAsia"/>
          <w:szCs w:val="21"/>
        </w:rPr>
        <w:t>，但是在分割精度上还存在不足。</w:t>
      </w:r>
      <w:r w:rsidR="00F130BA">
        <w:rPr>
          <w:rFonts w:eastAsiaTheme="minorHAnsi" w:hint="eastAsia"/>
          <w:szCs w:val="21"/>
        </w:rPr>
        <w:t>它们往往存在以下问题</w:t>
      </w:r>
      <w:r w:rsidR="009E557B">
        <w:rPr>
          <w:rFonts w:eastAsiaTheme="minorHAnsi" w:hint="eastAsia"/>
          <w:szCs w:val="21"/>
        </w:rPr>
        <w:t>。（1）</w:t>
      </w:r>
      <w:r w:rsidR="00FF2CBC">
        <w:rPr>
          <w:rFonts w:eastAsiaTheme="minorHAnsi" w:hint="eastAsia"/>
          <w:szCs w:val="21"/>
        </w:rPr>
        <w:t>编码器-解码器这种结构</w:t>
      </w:r>
      <w:r w:rsidR="007D7CC8">
        <w:rPr>
          <w:rFonts w:eastAsiaTheme="minorHAnsi" w:hint="eastAsia"/>
          <w:szCs w:val="21"/>
        </w:rPr>
        <w:t>虽然</w:t>
      </w:r>
      <w:r w:rsidR="00D0103B">
        <w:rPr>
          <w:rFonts w:eastAsiaTheme="minorHAnsi" w:hint="eastAsia"/>
          <w:szCs w:val="21"/>
        </w:rPr>
        <w:t>可以提取到语义丰富的高级特征，但是在编码器向下采样时，</w:t>
      </w:r>
      <w:r w:rsidR="008C65C5">
        <w:rPr>
          <w:rFonts w:eastAsiaTheme="minorHAnsi" w:hint="eastAsia"/>
          <w:szCs w:val="21"/>
        </w:rPr>
        <w:t>会丢失空间细节信息如病变区域的边缘信息。</w:t>
      </w:r>
      <w:r w:rsidR="008852F8">
        <w:rPr>
          <w:rFonts w:eastAsiaTheme="minorHAnsi" w:hint="eastAsia"/>
          <w:szCs w:val="21"/>
        </w:rPr>
        <w:t>（2）网络</w:t>
      </w:r>
      <w:r w:rsidR="00B0748F">
        <w:rPr>
          <w:rFonts w:eastAsiaTheme="minorHAnsi" w:hint="eastAsia"/>
          <w:szCs w:val="21"/>
        </w:rPr>
        <w:t>缺乏有效的机制</w:t>
      </w:r>
      <w:r w:rsidR="00B16AD8">
        <w:rPr>
          <w:rFonts w:eastAsiaTheme="minorHAnsi" w:hint="eastAsia"/>
          <w:szCs w:val="21"/>
        </w:rPr>
        <w:t>指导网络</w:t>
      </w:r>
      <w:r w:rsidR="009A1143">
        <w:rPr>
          <w:rFonts w:eastAsiaTheme="minorHAnsi" w:hint="eastAsia"/>
          <w:szCs w:val="21"/>
        </w:rPr>
        <w:t>学习特征的通道信息与空间信息</w:t>
      </w:r>
      <w:r w:rsidR="00B16AD8">
        <w:rPr>
          <w:rFonts w:eastAsiaTheme="minorHAnsi" w:hint="eastAsia"/>
          <w:szCs w:val="21"/>
        </w:rPr>
        <w:t>。</w:t>
      </w:r>
      <w:r w:rsidR="009A1143">
        <w:rPr>
          <w:rFonts w:eastAsiaTheme="minorHAnsi" w:hint="eastAsia"/>
          <w:szCs w:val="21"/>
        </w:rPr>
        <w:t>（3）</w:t>
      </w:r>
      <w:r w:rsidR="00BC264A">
        <w:rPr>
          <w:rFonts w:eastAsiaTheme="minorHAnsi" w:hint="eastAsia"/>
          <w:szCs w:val="21"/>
        </w:rPr>
        <w:t>以往</w:t>
      </w:r>
      <w:r w:rsidR="00F81A9D">
        <w:rPr>
          <w:rFonts w:eastAsiaTheme="minorHAnsi" w:hint="eastAsia"/>
          <w:szCs w:val="21"/>
        </w:rPr>
        <w:t>的</w:t>
      </w:r>
      <w:r w:rsidR="00BC264A">
        <w:rPr>
          <w:rFonts w:eastAsiaTheme="minorHAnsi" w:hint="eastAsia"/>
          <w:szCs w:val="21"/>
        </w:rPr>
        <w:t>语义分割</w:t>
      </w:r>
      <w:r w:rsidR="009A1143">
        <w:rPr>
          <w:rFonts w:eastAsiaTheme="minorHAnsi" w:hint="eastAsia"/>
          <w:szCs w:val="21"/>
        </w:rPr>
        <w:t>损失函数</w:t>
      </w:r>
      <w:r w:rsidR="00F81A9D">
        <w:rPr>
          <w:rFonts w:eastAsiaTheme="minorHAnsi" w:hint="eastAsia"/>
          <w:szCs w:val="21"/>
        </w:rPr>
        <w:t>不能</w:t>
      </w:r>
      <w:r w:rsidR="007A3D2D">
        <w:rPr>
          <w:rFonts w:eastAsiaTheme="minorHAnsi" w:hint="eastAsia"/>
          <w:szCs w:val="21"/>
        </w:rPr>
        <w:t>贴合</w:t>
      </w:r>
      <w:r w:rsidR="00F81A9D" w:rsidRPr="00821279">
        <w:rPr>
          <w:rFonts w:eastAsiaTheme="minorHAnsi"/>
          <w:szCs w:val="21"/>
        </w:rPr>
        <w:lastRenderedPageBreak/>
        <w:t>COVID-19</w:t>
      </w:r>
      <w:r w:rsidR="007A3D2D">
        <w:rPr>
          <w:rFonts w:eastAsiaTheme="minorHAnsi" w:hint="eastAsia"/>
          <w:szCs w:val="21"/>
        </w:rPr>
        <w:t>的</w:t>
      </w:r>
      <w:r w:rsidR="00BC264A">
        <w:rPr>
          <w:rFonts w:eastAsiaTheme="minorHAnsi" w:hint="eastAsia"/>
          <w:szCs w:val="21"/>
        </w:rPr>
        <w:t>病变分割任务，</w:t>
      </w:r>
      <w:r w:rsidR="007A3D2D">
        <w:rPr>
          <w:rFonts w:eastAsiaTheme="minorHAnsi" w:hint="eastAsia"/>
          <w:szCs w:val="21"/>
        </w:rPr>
        <w:t>会使网络对小病变</w:t>
      </w:r>
      <w:r w:rsidR="00543CB7">
        <w:rPr>
          <w:rFonts w:eastAsiaTheme="minorHAnsi" w:hint="eastAsia"/>
          <w:szCs w:val="21"/>
        </w:rPr>
        <w:t>区域不敏感</w:t>
      </w:r>
      <w:r w:rsidR="002B6846">
        <w:rPr>
          <w:rFonts w:eastAsiaTheme="minorHAnsi" w:hint="eastAsia"/>
          <w:szCs w:val="21"/>
        </w:rPr>
        <w:t>。</w:t>
      </w:r>
    </w:p>
    <w:p w14:paraId="15276E86" w14:textId="274BB6D3" w:rsidR="00BC0CA7" w:rsidRPr="00AB115C" w:rsidRDefault="002B6846">
      <w:pPr>
        <w:rPr>
          <w:rFonts w:eastAsiaTheme="minorHAnsi"/>
          <w:szCs w:val="21"/>
        </w:rPr>
      </w:pPr>
      <w:r w:rsidRPr="00AB115C">
        <w:rPr>
          <w:rFonts w:eastAsiaTheme="minorHAnsi" w:hint="eastAsia"/>
          <w:szCs w:val="21"/>
        </w:rPr>
        <w:t>针对以上问题，我们提出一种</w:t>
      </w:r>
      <w:r w:rsidR="00C84CE6" w:rsidRPr="00AB115C">
        <w:rPr>
          <w:rFonts w:eastAsiaTheme="minorHAnsi" w:hint="eastAsia"/>
          <w:szCs w:val="21"/>
        </w:rPr>
        <w:t>新的</w:t>
      </w:r>
      <w:r w:rsidR="00A2261D" w:rsidRPr="00AB115C">
        <w:rPr>
          <w:rFonts w:eastAsiaTheme="minorHAnsi" w:hint="eastAsia"/>
          <w:szCs w:val="21"/>
        </w:rPr>
        <w:t>神经网络（</w:t>
      </w:r>
      <w:r w:rsidR="00A2261D" w:rsidRPr="00AB115C">
        <w:rPr>
          <w:rFonts w:eastAsiaTheme="minorHAnsi"/>
          <w:szCs w:val="21"/>
        </w:rPr>
        <w:t>SMA</w:t>
      </w:r>
      <w:r w:rsidR="00A566C3" w:rsidRPr="00AB115C">
        <w:rPr>
          <w:rFonts w:eastAsiaTheme="minorHAnsi"/>
          <w:szCs w:val="21"/>
        </w:rPr>
        <w:t>-</w:t>
      </w:r>
      <w:r w:rsidR="00A2261D" w:rsidRPr="00AB115C">
        <w:rPr>
          <w:rFonts w:eastAsiaTheme="minorHAnsi"/>
          <w:szCs w:val="21"/>
        </w:rPr>
        <w:t>N</w:t>
      </w:r>
      <w:r w:rsidR="00A2261D" w:rsidRPr="00AB115C">
        <w:rPr>
          <w:rFonts w:eastAsiaTheme="minorHAnsi" w:hint="eastAsia"/>
          <w:szCs w:val="21"/>
        </w:rPr>
        <w:t>et）用以分割</w:t>
      </w:r>
      <w:r w:rsidR="00A2261D" w:rsidRPr="00AB115C">
        <w:rPr>
          <w:rFonts w:eastAsiaTheme="minorHAnsi"/>
          <w:szCs w:val="21"/>
        </w:rPr>
        <w:t>COVID-19</w:t>
      </w:r>
      <w:r w:rsidR="00A2261D" w:rsidRPr="00AB115C">
        <w:rPr>
          <w:rFonts w:eastAsiaTheme="minorHAnsi" w:hint="eastAsia"/>
          <w:szCs w:val="21"/>
        </w:rPr>
        <w:t>的病变。</w:t>
      </w:r>
      <w:r w:rsidR="00032764" w:rsidRPr="00AB115C">
        <w:rPr>
          <w:rFonts w:eastAsiaTheme="minorHAnsi" w:hint="eastAsia"/>
          <w:szCs w:val="21"/>
        </w:rPr>
        <w:t>与以往</w:t>
      </w:r>
      <w:r w:rsidR="00427A94" w:rsidRPr="00AB115C">
        <w:rPr>
          <w:rFonts w:eastAsiaTheme="minorHAnsi" w:hint="eastAsia"/>
          <w:szCs w:val="21"/>
        </w:rPr>
        <w:t>的方法不同，我们更加关注</w:t>
      </w:r>
      <w:r w:rsidR="004654E6" w:rsidRPr="00AB115C">
        <w:rPr>
          <w:rFonts w:eastAsiaTheme="minorHAnsi" w:hint="eastAsia"/>
          <w:szCs w:val="21"/>
        </w:rPr>
        <w:t>特征的</w:t>
      </w:r>
      <w:r w:rsidR="00427A94" w:rsidRPr="00AB115C">
        <w:rPr>
          <w:rFonts w:eastAsiaTheme="minorHAnsi" w:hint="eastAsia"/>
          <w:szCs w:val="21"/>
        </w:rPr>
        <w:t>边缘信息</w:t>
      </w:r>
      <w:r w:rsidR="004654E6" w:rsidRPr="00AB115C">
        <w:rPr>
          <w:rFonts w:eastAsiaTheme="minorHAnsi" w:hint="eastAsia"/>
          <w:szCs w:val="21"/>
        </w:rPr>
        <w:t>。</w:t>
      </w:r>
      <w:r w:rsidR="00C37E20" w:rsidRPr="00AB115C">
        <w:rPr>
          <w:rFonts w:eastAsiaTheme="minorHAnsi" w:hint="eastAsia"/>
          <w:szCs w:val="21"/>
        </w:rPr>
        <w:t>我们提出的</w:t>
      </w:r>
      <w:r w:rsidR="00603B0F" w:rsidRPr="00AB115C">
        <w:rPr>
          <w:rFonts w:eastAsiaTheme="minorHAnsi" w:hint="eastAsia"/>
          <w:szCs w:val="21"/>
        </w:rPr>
        <w:t>通道</w:t>
      </w:r>
      <w:r w:rsidR="006F61A6" w:rsidRPr="00AB115C">
        <w:rPr>
          <w:rFonts w:eastAsiaTheme="minorHAnsi" w:hint="eastAsia"/>
          <w:szCs w:val="21"/>
        </w:rPr>
        <w:t>、空间注意力机制</w:t>
      </w:r>
      <w:r w:rsidR="00525675" w:rsidRPr="00AB115C">
        <w:rPr>
          <w:rFonts w:eastAsiaTheme="minorHAnsi" w:hint="eastAsia"/>
          <w:szCs w:val="21"/>
        </w:rPr>
        <w:t>在</w:t>
      </w:r>
      <w:r w:rsidR="001B54C9" w:rsidRPr="00AB115C">
        <w:rPr>
          <w:rFonts w:eastAsiaTheme="minorHAnsi" w:hint="eastAsia"/>
          <w:szCs w:val="21"/>
        </w:rPr>
        <w:t>低级特征与高级特征拼接中</w:t>
      </w:r>
      <w:r w:rsidR="00C37E20" w:rsidRPr="00AB115C">
        <w:rPr>
          <w:rFonts w:eastAsiaTheme="minorHAnsi" w:hint="eastAsia"/>
          <w:szCs w:val="21"/>
        </w:rPr>
        <w:t>为了网络</w:t>
      </w:r>
      <w:r w:rsidR="00FC616F" w:rsidRPr="00AB115C">
        <w:rPr>
          <w:rFonts w:eastAsiaTheme="minorHAnsi" w:hint="eastAsia"/>
          <w:szCs w:val="21"/>
        </w:rPr>
        <w:t>提取特征进行了</w:t>
      </w:r>
      <w:r w:rsidR="009C48CC" w:rsidRPr="00AB115C">
        <w:rPr>
          <w:rFonts w:eastAsiaTheme="minorHAnsi" w:hint="eastAsia"/>
          <w:szCs w:val="21"/>
        </w:rPr>
        <w:t>指导。</w:t>
      </w:r>
      <w:r w:rsidR="008D22F5" w:rsidRPr="00AB115C">
        <w:rPr>
          <w:rFonts w:eastAsiaTheme="minorHAnsi"/>
          <w:szCs w:val="21"/>
        </w:rPr>
        <w:t>SMA</w:t>
      </w:r>
      <w:r w:rsidR="0002396C" w:rsidRPr="00AB115C">
        <w:rPr>
          <w:rFonts w:eastAsiaTheme="minorHAnsi"/>
          <w:szCs w:val="21"/>
        </w:rPr>
        <w:t>-</w:t>
      </w:r>
      <w:r w:rsidR="008D22F5" w:rsidRPr="00AB115C">
        <w:rPr>
          <w:rFonts w:eastAsiaTheme="minorHAnsi"/>
          <w:szCs w:val="21"/>
        </w:rPr>
        <w:t>N</w:t>
      </w:r>
      <w:r w:rsidR="008D22F5" w:rsidRPr="00AB115C">
        <w:rPr>
          <w:rFonts w:eastAsiaTheme="minorHAnsi" w:hint="eastAsia"/>
          <w:szCs w:val="21"/>
        </w:rPr>
        <w:t>et采用的损失函数可以</w:t>
      </w:r>
      <w:r w:rsidR="006F517B" w:rsidRPr="00AB115C">
        <w:rPr>
          <w:rFonts w:eastAsiaTheme="minorHAnsi" w:hint="eastAsia"/>
          <w:szCs w:val="21"/>
        </w:rPr>
        <w:t>兼顾到小病变区域，提高其敏感性。</w:t>
      </w:r>
    </w:p>
    <w:p w14:paraId="646DFEB8" w14:textId="1E35E88F" w:rsidR="002B6846" w:rsidRPr="00AB115C" w:rsidRDefault="00BC0CA7">
      <w:r w:rsidRPr="00AB115C">
        <w:rPr>
          <w:rFonts w:eastAsiaTheme="minorHAnsi" w:hint="eastAsia"/>
          <w:szCs w:val="21"/>
        </w:rPr>
        <w:t>我们的贡献总结如下：</w:t>
      </w:r>
    </w:p>
    <w:p w14:paraId="22F99EAA" w14:textId="1DC0A7AA" w:rsidR="00A5217D" w:rsidRPr="003D4116" w:rsidRDefault="001109E3" w:rsidP="001109E3">
      <w:pPr>
        <w:pStyle w:val="aa"/>
        <w:numPr>
          <w:ilvl w:val="0"/>
          <w:numId w:val="1"/>
        </w:numPr>
        <w:ind w:firstLineChars="0"/>
      </w:pPr>
      <w:r w:rsidRPr="00AB115C">
        <w:rPr>
          <w:rFonts w:hint="eastAsia"/>
        </w:rPr>
        <w:t>我们</w:t>
      </w:r>
      <w:r w:rsidR="009027C7" w:rsidRPr="00AB115C">
        <w:rPr>
          <w:rFonts w:hint="eastAsia"/>
        </w:rPr>
        <w:t>提出一种</w:t>
      </w:r>
      <w:r w:rsidR="009027C7" w:rsidRPr="00AB115C">
        <w:rPr>
          <w:rFonts w:eastAsiaTheme="minorHAnsi"/>
          <w:szCs w:val="21"/>
        </w:rPr>
        <w:t>COVID-19</w:t>
      </w:r>
      <w:r w:rsidR="00AA150F" w:rsidRPr="00AB115C">
        <w:rPr>
          <w:rFonts w:eastAsiaTheme="minorHAnsi"/>
          <w:szCs w:val="21"/>
        </w:rPr>
        <w:t xml:space="preserve"> CT</w:t>
      </w:r>
      <w:r w:rsidR="00AA150F" w:rsidRPr="00AB115C">
        <w:rPr>
          <w:rFonts w:eastAsiaTheme="minorHAnsi" w:hint="eastAsia"/>
          <w:szCs w:val="21"/>
        </w:rPr>
        <w:t>图像与其</w:t>
      </w:r>
      <w:r w:rsidR="00AA150F">
        <w:rPr>
          <w:rFonts w:eastAsiaTheme="minorHAnsi" w:hint="eastAsia"/>
          <w:szCs w:val="21"/>
        </w:rPr>
        <w:t>边缘特征拼接的</w:t>
      </w:r>
      <w:r w:rsidR="0041143F">
        <w:rPr>
          <w:rFonts w:eastAsiaTheme="minorHAnsi" w:hint="eastAsia"/>
          <w:szCs w:val="21"/>
        </w:rPr>
        <w:t>模块，为了网络提供</w:t>
      </w:r>
      <w:r w:rsidR="00A03FA2">
        <w:rPr>
          <w:rFonts w:eastAsiaTheme="minorHAnsi" w:hint="eastAsia"/>
          <w:szCs w:val="21"/>
        </w:rPr>
        <w:t>更多的细节信息。该模块</w:t>
      </w:r>
      <w:r w:rsidR="006D610B">
        <w:rPr>
          <w:rFonts w:eastAsiaTheme="minorHAnsi" w:hint="eastAsia"/>
          <w:szCs w:val="21"/>
        </w:rPr>
        <w:t>使用到了Sobel边缘检测算子</w:t>
      </w:r>
      <w:r w:rsidR="00022F24">
        <w:rPr>
          <w:rFonts w:eastAsiaTheme="minorHAnsi" w:hint="eastAsia"/>
          <w:szCs w:val="21"/>
        </w:rPr>
        <w:t>完成</w:t>
      </w:r>
      <w:r w:rsidR="003D4116">
        <w:rPr>
          <w:rFonts w:eastAsiaTheme="minorHAnsi" w:hint="eastAsia"/>
          <w:szCs w:val="21"/>
        </w:rPr>
        <w:t>边缘信息的获取。</w:t>
      </w:r>
    </w:p>
    <w:p w14:paraId="55D3C913" w14:textId="455799BF" w:rsidR="003D4116" w:rsidRPr="006E2F68" w:rsidRDefault="003D4116" w:rsidP="001109E3">
      <w:pPr>
        <w:pStyle w:val="aa"/>
        <w:numPr>
          <w:ilvl w:val="0"/>
          <w:numId w:val="1"/>
        </w:numPr>
        <w:ind w:firstLineChars="0"/>
      </w:pPr>
      <w:r>
        <w:rPr>
          <w:rFonts w:eastAsiaTheme="minorHAnsi" w:hint="eastAsia"/>
          <w:szCs w:val="21"/>
        </w:rPr>
        <w:t>我们提出</w:t>
      </w:r>
      <w:r w:rsidR="00C740A0">
        <w:rPr>
          <w:rFonts w:eastAsiaTheme="minorHAnsi" w:hint="eastAsia"/>
          <w:szCs w:val="21"/>
        </w:rPr>
        <w:t>了</w:t>
      </w:r>
      <w:r w:rsidR="00492654">
        <w:rPr>
          <w:rFonts w:eastAsiaTheme="minorHAnsi" w:hint="eastAsia"/>
          <w:szCs w:val="21"/>
        </w:rPr>
        <w:t>一种</w:t>
      </w:r>
      <w:proofErr w:type="gramStart"/>
      <w:r w:rsidR="00AB7101">
        <w:rPr>
          <w:rFonts w:eastAsiaTheme="minorHAnsi" w:hint="eastAsia"/>
          <w:szCs w:val="21"/>
        </w:rPr>
        <w:t>自注意</w:t>
      </w:r>
      <w:proofErr w:type="gramEnd"/>
      <w:r w:rsidR="00AB7101">
        <w:rPr>
          <w:rFonts w:eastAsiaTheme="minorHAnsi" w:hint="eastAsia"/>
          <w:szCs w:val="21"/>
        </w:rPr>
        <w:t>通道</w:t>
      </w:r>
      <w:r w:rsidR="00216FF7">
        <w:rPr>
          <w:rFonts w:eastAsiaTheme="minorHAnsi" w:hint="eastAsia"/>
          <w:szCs w:val="21"/>
        </w:rPr>
        <w:t>注意机制与空间线性注意力机制</w:t>
      </w:r>
      <w:r w:rsidR="00AD622B">
        <w:rPr>
          <w:rFonts w:eastAsiaTheme="minorHAnsi" w:hint="eastAsia"/>
          <w:szCs w:val="21"/>
        </w:rPr>
        <w:t>模块</w:t>
      </w:r>
      <w:r w:rsidR="00492654">
        <w:rPr>
          <w:rFonts w:eastAsiaTheme="minorHAnsi" w:hint="eastAsia"/>
          <w:szCs w:val="21"/>
        </w:rPr>
        <w:t>，</w:t>
      </w:r>
      <w:r w:rsidR="00C740A0">
        <w:rPr>
          <w:rFonts w:eastAsiaTheme="minorHAnsi" w:hint="eastAsia"/>
          <w:szCs w:val="21"/>
        </w:rPr>
        <w:t>该</w:t>
      </w:r>
      <w:r w:rsidR="00E2492C">
        <w:rPr>
          <w:rFonts w:eastAsiaTheme="minorHAnsi" w:hint="eastAsia"/>
          <w:szCs w:val="21"/>
        </w:rPr>
        <w:t>注意力机制不受特征图分辨率大小的影响，</w:t>
      </w:r>
      <w:r w:rsidR="00AD622B">
        <w:rPr>
          <w:rFonts w:eastAsiaTheme="minorHAnsi" w:hint="eastAsia"/>
          <w:szCs w:val="21"/>
        </w:rPr>
        <w:t>我们将该模块</w:t>
      </w:r>
      <w:r w:rsidR="005C6076">
        <w:rPr>
          <w:rFonts w:eastAsiaTheme="minorHAnsi" w:hint="eastAsia"/>
          <w:szCs w:val="21"/>
        </w:rPr>
        <w:t>应用到低级特征与高级特征拼接的每一层中。使得网络具有良好的分割性能。</w:t>
      </w:r>
    </w:p>
    <w:p w14:paraId="0E07FD3C" w14:textId="5625D5FD" w:rsidR="006E2F68" w:rsidRPr="00A2261D" w:rsidRDefault="006E2F68" w:rsidP="001109E3">
      <w:pPr>
        <w:pStyle w:val="aa"/>
        <w:numPr>
          <w:ilvl w:val="0"/>
          <w:numId w:val="1"/>
        </w:numPr>
        <w:ind w:firstLineChars="0"/>
      </w:pPr>
      <w:r>
        <w:rPr>
          <w:rFonts w:eastAsiaTheme="minorHAnsi" w:hint="eastAsia"/>
          <w:szCs w:val="21"/>
        </w:rPr>
        <w:t>针对</w:t>
      </w:r>
      <w:r w:rsidR="001E2820" w:rsidRPr="00821279">
        <w:rPr>
          <w:rFonts w:eastAsiaTheme="minorHAnsi"/>
          <w:szCs w:val="21"/>
        </w:rPr>
        <w:t>COVID-19</w:t>
      </w:r>
      <w:r w:rsidR="001E2820">
        <w:rPr>
          <w:rFonts w:eastAsiaTheme="minorHAnsi" w:hint="eastAsia"/>
          <w:szCs w:val="21"/>
        </w:rPr>
        <w:t>的小病变区域，</w:t>
      </w:r>
      <w:r w:rsidR="00301299">
        <w:rPr>
          <w:rFonts w:eastAsiaTheme="minorHAnsi"/>
          <w:szCs w:val="21"/>
        </w:rPr>
        <w:t>SMA</w:t>
      </w:r>
      <w:r w:rsidR="009C1B5F">
        <w:rPr>
          <w:rFonts w:eastAsiaTheme="minorHAnsi"/>
          <w:szCs w:val="21"/>
        </w:rPr>
        <w:t>-</w:t>
      </w:r>
      <w:r w:rsidR="00301299">
        <w:rPr>
          <w:rFonts w:eastAsiaTheme="minorHAnsi"/>
          <w:szCs w:val="21"/>
        </w:rPr>
        <w:t>N</w:t>
      </w:r>
      <w:r w:rsidR="00301299">
        <w:rPr>
          <w:rFonts w:eastAsiaTheme="minorHAnsi" w:hint="eastAsia"/>
          <w:szCs w:val="21"/>
        </w:rPr>
        <w:t>et具有合适的损失函数。</w:t>
      </w:r>
      <w:r w:rsidR="00D57DDB">
        <w:rPr>
          <w:rFonts w:eastAsiaTheme="minorHAnsi" w:hint="eastAsia"/>
          <w:szCs w:val="21"/>
        </w:rPr>
        <w:t>相比</w:t>
      </w:r>
      <w:r w:rsidR="006426EA">
        <w:rPr>
          <w:rFonts w:eastAsiaTheme="minorHAnsi" w:hint="eastAsia"/>
          <w:szCs w:val="21"/>
        </w:rPr>
        <w:t>其他的分割方法，</w:t>
      </w:r>
      <w:r w:rsidR="006426EA">
        <w:rPr>
          <w:rFonts w:eastAsiaTheme="minorHAnsi"/>
          <w:szCs w:val="21"/>
        </w:rPr>
        <w:t>SMA</w:t>
      </w:r>
      <w:r w:rsidR="009C1B5F">
        <w:rPr>
          <w:rFonts w:eastAsiaTheme="minorHAnsi"/>
          <w:szCs w:val="21"/>
        </w:rPr>
        <w:t>-</w:t>
      </w:r>
      <w:r w:rsidR="006426EA">
        <w:rPr>
          <w:rFonts w:eastAsiaTheme="minorHAnsi"/>
          <w:szCs w:val="21"/>
        </w:rPr>
        <w:t>N</w:t>
      </w:r>
      <w:r w:rsidR="006426EA">
        <w:rPr>
          <w:rFonts w:eastAsiaTheme="minorHAnsi" w:hint="eastAsia"/>
          <w:szCs w:val="21"/>
        </w:rPr>
        <w:t>et具有更好的分割精度</w:t>
      </w:r>
      <w:r w:rsidR="00D975DE">
        <w:rPr>
          <w:rFonts w:eastAsiaTheme="minorHAnsi" w:hint="eastAsia"/>
          <w:szCs w:val="21"/>
        </w:rPr>
        <w:t>。</w:t>
      </w:r>
    </w:p>
    <w:p w14:paraId="44764C6C" w14:textId="77777777" w:rsidR="00A85EA8" w:rsidRDefault="00A85EA8">
      <w:pPr>
        <w:rPr>
          <w:rFonts w:ascii="Arial" w:hAnsi="Arial" w:cs="Arial"/>
          <w:b/>
          <w:bCs/>
          <w:color w:val="000000"/>
          <w:spacing w:val="15"/>
          <w:sz w:val="24"/>
          <w:szCs w:val="24"/>
        </w:rPr>
      </w:pPr>
    </w:p>
    <w:p w14:paraId="6DEBEB5B" w14:textId="00C5EF34" w:rsidR="00290A04" w:rsidRPr="00C0102F" w:rsidRDefault="002C2D65">
      <w:pPr>
        <w:rPr>
          <w:rFonts w:ascii="Arial" w:hAnsi="Arial" w:cs="Arial"/>
          <w:b/>
          <w:bCs/>
          <w:color w:val="000000"/>
          <w:spacing w:val="15"/>
          <w:sz w:val="24"/>
          <w:szCs w:val="24"/>
        </w:rPr>
      </w:pPr>
      <w:r w:rsidRPr="00C0102F">
        <w:rPr>
          <w:rFonts w:ascii="Arial" w:hAnsi="Arial" w:cs="Arial" w:hint="eastAsia"/>
          <w:b/>
          <w:bCs/>
          <w:color w:val="000000"/>
          <w:spacing w:val="15"/>
          <w:sz w:val="24"/>
          <w:szCs w:val="24"/>
        </w:rPr>
        <w:t>相关工作：</w:t>
      </w:r>
    </w:p>
    <w:p w14:paraId="29F04B61" w14:textId="6AD49501" w:rsidR="003E7181" w:rsidRPr="00C0102F" w:rsidRDefault="009204C7">
      <w:pPr>
        <w:rPr>
          <w:rFonts w:ascii="Arial" w:hAnsi="Arial" w:cs="Arial"/>
          <w:b/>
          <w:bCs/>
          <w:color w:val="000000"/>
          <w:spacing w:val="15"/>
          <w:szCs w:val="21"/>
        </w:rPr>
      </w:pPr>
      <w:r w:rsidRPr="00C0102F">
        <w:rPr>
          <w:rFonts w:ascii="Arial" w:hAnsi="Arial" w:cs="Arial"/>
          <w:b/>
          <w:bCs/>
          <w:color w:val="000000"/>
          <w:spacing w:val="15"/>
          <w:szCs w:val="21"/>
        </w:rPr>
        <w:t>A</w:t>
      </w:r>
      <w:r w:rsidR="002B179E" w:rsidRPr="00C0102F">
        <w:rPr>
          <w:rFonts w:ascii="Arial" w:hAnsi="Arial" w:cs="Arial"/>
          <w:b/>
          <w:bCs/>
          <w:color w:val="000000"/>
          <w:spacing w:val="15"/>
          <w:szCs w:val="21"/>
        </w:rPr>
        <w:t xml:space="preserve">  COVID-19CT</w:t>
      </w:r>
      <w:r w:rsidR="002B179E" w:rsidRPr="00C0102F">
        <w:rPr>
          <w:rFonts w:ascii="Arial" w:hAnsi="Arial" w:cs="Arial" w:hint="eastAsia"/>
          <w:b/>
          <w:bCs/>
          <w:color w:val="000000"/>
          <w:spacing w:val="15"/>
          <w:szCs w:val="21"/>
        </w:rPr>
        <w:t>图像的</w:t>
      </w:r>
      <w:r w:rsidRPr="00C0102F">
        <w:rPr>
          <w:rFonts w:ascii="Arial" w:hAnsi="Arial" w:cs="Arial" w:hint="eastAsia"/>
          <w:b/>
          <w:bCs/>
          <w:color w:val="000000"/>
          <w:spacing w:val="15"/>
          <w:szCs w:val="21"/>
        </w:rPr>
        <w:t>全监督</w:t>
      </w:r>
      <w:r w:rsidR="00BF0DDC" w:rsidRPr="00C0102F">
        <w:rPr>
          <w:rFonts w:ascii="Arial" w:hAnsi="Arial" w:cs="Arial" w:hint="eastAsia"/>
          <w:b/>
          <w:bCs/>
          <w:color w:val="000000"/>
          <w:spacing w:val="15"/>
          <w:szCs w:val="21"/>
        </w:rPr>
        <w:t>语义分割</w:t>
      </w:r>
    </w:p>
    <w:p w14:paraId="03A6057F" w14:textId="5A115753" w:rsidR="005C7E13" w:rsidRDefault="00713A0E">
      <w:pPr>
        <w:rPr>
          <w:rFonts w:ascii="Arial" w:hAnsi="Arial" w:cs="Arial"/>
          <w:color w:val="000000"/>
          <w:spacing w:val="15"/>
          <w:szCs w:val="21"/>
        </w:rPr>
      </w:pPr>
      <w:commentRangeStart w:id="35"/>
      <w:r w:rsidRPr="00C0102F">
        <w:rPr>
          <w:rFonts w:ascii="Arial" w:hAnsi="Arial" w:cs="Arial"/>
          <w:color w:val="4D4D4D"/>
          <w:shd w:val="clear" w:color="auto" w:fill="FFFFFF"/>
        </w:rPr>
        <w:t>Jo</w:t>
      </w:r>
      <w:r w:rsidRPr="00C0102F">
        <w:rPr>
          <w:szCs w:val="21"/>
        </w:rPr>
        <w:t>nathan等人于2015年提出了首个用于语义</w:t>
      </w:r>
      <w:proofErr w:type="gramStart"/>
      <w:r w:rsidRPr="00C0102F">
        <w:rPr>
          <w:szCs w:val="21"/>
        </w:rPr>
        <w:t>分割全</w:t>
      </w:r>
      <w:proofErr w:type="gramEnd"/>
      <w:r w:rsidRPr="00C0102F">
        <w:rPr>
          <w:szCs w:val="21"/>
        </w:rPr>
        <w:t>卷积网络FCN</w:t>
      </w:r>
      <w:r w:rsidRPr="00C0102F">
        <w:rPr>
          <w:szCs w:val="21"/>
          <w:vertAlign w:val="superscript"/>
        </w:rPr>
        <w:t>[13]</w:t>
      </w:r>
      <w:r w:rsidRPr="00C0102F">
        <w:rPr>
          <w:szCs w:val="21"/>
        </w:rPr>
        <w:t xml:space="preserve">。此后，Olaf </w:t>
      </w:r>
      <w:proofErr w:type="spellStart"/>
      <w:r w:rsidRPr="00C0102F">
        <w:rPr>
          <w:szCs w:val="21"/>
        </w:rPr>
        <w:t>Ronneberger</w:t>
      </w:r>
      <w:proofErr w:type="spellEnd"/>
      <w:r w:rsidRPr="00C0102F">
        <w:rPr>
          <w:szCs w:val="21"/>
        </w:rPr>
        <w:t>等人在借鉴了FCN的思想上提出了</w:t>
      </w:r>
      <w:r w:rsidRPr="00713A0E">
        <w:rPr>
          <w:szCs w:val="21"/>
        </w:rPr>
        <w:t>专用于医疗图像的语义分割模型</w:t>
      </w:r>
      <w:proofErr w:type="spellStart"/>
      <w:r w:rsidRPr="00713A0E">
        <w:rPr>
          <w:szCs w:val="21"/>
        </w:rPr>
        <w:t>Unet</w:t>
      </w:r>
      <w:proofErr w:type="spellEnd"/>
      <w:r w:rsidR="007D5F52" w:rsidRPr="004F232D">
        <w:rPr>
          <w:szCs w:val="21"/>
          <w:vertAlign w:val="superscript"/>
        </w:rPr>
        <w:fldChar w:fldCharType="begin"/>
      </w:r>
      <w:r w:rsidR="007D5F52" w:rsidRPr="004F232D">
        <w:rPr>
          <w:szCs w:val="21"/>
          <w:vertAlign w:val="superscript"/>
        </w:rPr>
        <w:instrText xml:space="preserve"> REF _Ref107331981 \r \h </w:instrText>
      </w:r>
      <w:r w:rsidR="004F232D">
        <w:rPr>
          <w:szCs w:val="21"/>
          <w:vertAlign w:val="superscript"/>
        </w:rPr>
        <w:instrText xml:space="preserve"> \* MERGEFORMAT </w:instrText>
      </w:r>
      <w:r w:rsidR="007D5F52" w:rsidRPr="004F232D">
        <w:rPr>
          <w:szCs w:val="21"/>
          <w:vertAlign w:val="superscript"/>
        </w:rPr>
      </w:r>
      <w:r w:rsidR="007D5F52" w:rsidRPr="004F232D">
        <w:rPr>
          <w:szCs w:val="21"/>
          <w:vertAlign w:val="superscript"/>
        </w:rPr>
        <w:fldChar w:fldCharType="separate"/>
      </w:r>
      <w:r w:rsidR="00185C0B">
        <w:rPr>
          <w:szCs w:val="21"/>
          <w:vertAlign w:val="superscript"/>
        </w:rPr>
        <w:t>[14]</w:t>
      </w:r>
      <w:r w:rsidR="007D5F52" w:rsidRPr="004F232D">
        <w:rPr>
          <w:szCs w:val="21"/>
          <w:vertAlign w:val="superscript"/>
        </w:rPr>
        <w:fldChar w:fldCharType="end"/>
      </w:r>
      <w:r w:rsidRPr="00713A0E">
        <w:rPr>
          <w:szCs w:val="21"/>
        </w:rPr>
        <w:t>。</w:t>
      </w:r>
      <w:proofErr w:type="spellStart"/>
      <w:r w:rsidR="00481BE7">
        <w:rPr>
          <w:rFonts w:ascii="Arial" w:hAnsi="Arial" w:cs="Arial" w:hint="eastAsia"/>
          <w:color w:val="4D4D4D"/>
          <w:shd w:val="clear" w:color="auto" w:fill="FFFFFF"/>
        </w:rPr>
        <w:t>Unet</w:t>
      </w:r>
      <w:proofErr w:type="spellEnd"/>
      <w:r w:rsidR="00481BE7">
        <w:rPr>
          <w:rFonts w:ascii="Arial" w:hAnsi="Arial" w:cs="Arial" w:hint="eastAsia"/>
          <w:color w:val="4D4D4D"/>
          <w:shd w:val="clear" w:color="auto" w:fill="FFFFFF"/>
        </w:rPr>
        <w:t>凭借出色的性能被</w:t>
      </w:r>
      <w:r w:rsidR="00CE1B56">
        <w:rPr>
          <w:rFonts w:ascii="Arial" w:hAnsi="Arial" w:cs="Arial" w:hint="eastAsia"/>
          <w:color w:val="4D4D4D"/>
          <w:shd w:val="clear" w:color="auto" w:fill="FFFFFF"/>
        </w:rPr>
        <w:t>广泛应用</w:t>
      </w:r>
      <w:r w:rsidR="002B5262">
        <w:rPr>
          <w:rFonts w:ascii="Arial" w:hAnsi="Arial" w:cs="Arial" w:hint="eastAsia"/>
          <w:color w:val="4D4D4D"/>
          <w:shd w:val="clear" w:color="auto" w:fill="FFFFFF"/>
        </w:rPr>
        <w:t>于</w:t>
      </w:r>
      <w:r w:rsidR="0006637D" w:rsidRPr="002B5262">
        <w:rPr>
          <w:rFonts w:ascii="Arial" w:hAnsi="Arial" w:cs="Arial" w:hint="eastAsia"/>
          <w:color w:val="000000"/>
          <w:spacing w:val="15"/>
          <w:szCs w:val="21"/>
        </w:rPr>
        <w:t xml:space="preserve"> </w:t>
      </w:r>
      <w:r w:rsidR="002B5262" w:rsidRPr="002B5262">
        <w:rPr>
          <w:rFonts w:ascii="Arial" w:hAnsi="Arial" w:cs="Arial"/>
          <w:color w:val="000000"/>
          <w:spacing w:val="15"/>
          <w:szCs w:val="21"/>
        </w:rPr>
        <w:t>COVID-19</w:t>
      </w:r>
      <w:r w:rsidR="002B5262" w:rsidRPr="002B5262">
        <w:rPr>
          <w:rFonts w:ascii="Arial" w:hAnsi="Arial" w:cs="Arial" w:hint="eastAsia"/>
          <w:color w:val="000000"/>
          <w:spacing w:val="15"/>
          <w:szCs w:val="21"/>
        </w:rPr>
        <w:t>C</w:t>
      </w:r>
      <w:r w:rsidR="002B5262" w:rsidRPr="002B5262">
        <w:rPr>
          <w:rFonts w:ascii="Arial" w:hAnsi="Arial" w:cs="Arial"/>
          <w:color w:val="000000"/>
          <w:spacing w:val="15"/>
          <w:szCs w:val="21"/>
        </w:rPr>
        <w:t>T</w:t>
      </w:r>
      <w:r w:rsidR="002B5262" w:rsidRPr="002B5262">
        <w:rPr>
          <w:rFonts w:ascii="Arial" w:hAnsi="Arial" w:cs="Arial" w:hint="eastAsia"/>
          <w:color w:val="000000"/>
          <w:spacing w:val="15"/>
          <w:szCs w:val="21"/>
        </w:rPr>
        <w:t>图像</w:t>
      </w:r>
      <w:r w:rsidR="002B5262">
        <w:rPr>
          <w:rFonts w:ascii="Arial" w:hAnsi="Arial" w:cs="Arial" w:hint="eastAsia"/>
          <w:color w:val="000000"/>
          <w:spacing w:val="15"/>
          <w:szCs w:val="21"/>
        </w:rPr>
        <w:t>的</w:t>
      </w:r>
      <w:r w:rsidR="00F948FF">
        <w:rPr>
          <w:rFonts w:ascii="Arial" w:hAnsi="Arial" w:cs="Arial" w:hint="eastAsia"/>
          <w:color w:val="000000"/>
          <w:spacing w:val="15"/>
          <w:szCs w:val="21"/>
        </w:rPr>
        <w:t>病变分割中。</w:t>
      </w:r>
      <w:r w:rsidR="00CB299E">
        <w:rPr>
          <w:rFonts w:ascii="Arial" w:hAnsi="Arial" w:cs="Arial" w:hint="eastAsia"/>
          <w:color w:val="000000"/>
          <w:spacing w:val="15"/>
          <w:szCs w:val="21"/>
        </w:rPr>
        <w:t>Feng</w:t>
      </w:r>
      <w:r w:rsidR="00CB299E">
        <w:rPr>
          <w:rFonts w:ascii="Arial" w:hAnsi="Arial" w:cs="Arial"/>
          <w:color w:val="000000"/>
          <w:spacing w:val="15"/>
          <w:szCs w:val="21"/>
        </w:rPr>
        <w:t xml:space="preserve"> </w:t>
      </w:r>
      <w:proofErr w:type="spellStart"/>
      <w:r w:rsidR="00CB299E">
        <w:rPr>
          <w:rFonts w:ascii="Arial" w:hAnsi="Arial" w:cs="Arial"/>
          <w:color w:val="000000"/>
          <w:spacing w:val="15"/>
          <w:szCs w:val="21"/>
        </w:rPr>
        <w:t>xie</w:t>
      </w:r>
      <w:proofErr w:type="spellEnd"/>
      <w:r w:rsidR="00CB299E">
        <w:rPr>
          <w:rFonts w:ascii="Arial" w:hAnsi="Arial" w:cs="Arial" w:hint="eastAsia"/>
          <w:color w:val="000000"/>
          <w:spacing w:val="15"/>
          <w:szCs w:val="21"/>
        </w:rPr>
        <w:t>等人</w:t>
      </w:r>
      <w:r w:rsidR="009334F6">
        <w:rPr>
          <w:rFonts w:ascii="Arial" w:hAnsi="Arial" w:cs="Arial" w:hint="eastAsia"/>
          <w:color w:val="000000"/>
          <w:spacing w:val="15"/>
          <w:szCs w:val="21"/>
        </w:rPr>
        <w:t>采用双</w:t>
      </w:r>
      <w:proofErr w:type="spellStart"/>
      <w:r w:rsidR="009334F6">
        <w:rPr>
          <w:rFonts w:ascii="Arial" w:hAnsi="Arial" w:cs="Arial" w:hint="eastAsia"/>
          <w:color w:val="000000"/>
          <w:spacing w:val="15"/>
          <w:szCs w:val="21"/>
        </w:rPr>
        <w:t>Unet</w:t>
      </w:r>
      <w:proofErr w:type="spellEnd"/>
      <w:r w:rsidR="009334F6">
        <w:rPr>
          <w:rFonts w:ascii="Arial" w:hAnsi="Arial" w:cs="Arial" w:hint="eastAsia"/>
          <w:color w:val="000000"/>
          <w:spacing w:val="15"/>
          <w:szCs w:val="21"/>
        </w:rPr>
        <w:t>网络</w:t>
      </w:r>
      <w:r w:rsidR="00D45311">
        <w:rPr>
          <w:rFonts w:ascii="Arial" w:hAnsi="Arial" w:cs="Arial" w:hint="eastAsia"/>
          <w:color w:val="000000"/>
          <w:spacing w:val="15"/>
          <w:szCs w:val="21"/>
        </w:rPr>
        <w:t>实现了</w:t>
      </w:r>
      <w:r w:rsidR="003C6511">
        <w:rPr>
          <w:rFonts w:ascii="Arial" w:hAnsi="Arial" w:cs="Arial" w:hint="eastAsia"/>
          <w:color w:val="000000"/>
          <w:spacing w:val="15"/>
          <w:szCs w:val="21"/>
        </w:rPr>
        <w:t>较好的</w:t>
      </w:r>
      <w:r w:rsidR="0011203A">
        <w:rPr>
          <w:rFonts w:ascii="Arial" w:hAnsi="Arial" w:cs="Arial" w:hint="eastAsia"/>
          <w:color w:val="000000"/>
          <w:spacing w:val="15"/>
          <w:szCs w:val="21"/>
        </w:rPr>
        <w:t>分割</w:t>
      </w:r>
      <w:r w:rsidR="0011203A" w:rsidRPr="006D3248">
        <w:rPr>
          <w:rFonts w:ascii="Arial" w:hAnsi="Arial" w:cs="Arial" w:hint="eastAsia"/>
          <w:color w:val="000000"/>
          <w:spacing w:val="15"/>
          <w:szCs w:val="21"/>
        </w:rPr>
        <w:t>肺部病变</w:t>
      </w:r>
      <w:r w:rsidR="00603BBC" w:rsidRPr="00603BBC">
        <w:rPr>
          <w:rFonts w:eastAsiaTheme="minorHAnsi" w:cs="Arial"/>
          <w:color w:val="000000"/>
          <w:spacing w:val="15"/>
          <w:szCs w:val="21"/>
          <w:vertAlign w:val="superscript"/>
        </w:rPr>
        <w:fldChar w:fldCharType="begin"/>
      </w:r>
      <w:r w:rsidR="00603BBC" w:rsidRPr="00603BBC">
        <w:rPr>
          <w:rFonts w:eastAsiaTheme="minorHAnsi" w:cs="Arial"/>
          <w:color w:val="000000"/>
          <w:spacing w:val="15"/>
          <w:szCs w:val="21"/>
          <w:vertAlign w:val="superscript"/>
        </w:rPr>
        <w:instrText xml:space="preserve"> </w:instrText>
      </w:r>
      <w:r w:rsidR="00603BBC" w:rsidRPr="00603BBC">
        <w:rPr>
          <w:rFonts w:eastAsiaTheme="minorHAnsi" w:cs="Arial" w:hint="eastAsia"/>
          <w:color w:val="000000"/>
          <w:spacing w:val="15"/>
          <w:szCs w:val="21"/>
          <w:vertAlign w:val="superscript"/>
        </w:rPr>
        <w:instrText>REF _Ref107332104 \r \h</w:instrText>
      </w:r>
      <w:r w:rsidR="00603BBC" w:rsidRPr="00603BBC">
        <w:rPr>
          <w:rFonts w:eastAsiaTheme="minorHAnsi" w:cs="Arial"/>
          <w:color w:val="000000"/>
          <w:spacing w:val="15"/>
          <w:szCs w:val="21"/>
          <w:vertAlign w:val="superscript"/>
        </w:rPr>
        <w:instrText xml:space="preserve">  \* MERGEFORMAT </w:instrText>
      </w:r>
      <w:r w:rsidR="00603BBC" w:rsidRPr="00603BBC">
        <w:rPr>
          <w:rFonts w:eastAsiaTheme="minorHAnsi" w:cs="Arial"/>
          <w:color w:val="000000"/>
          <w:spacing w:val="15"/>
          <w:szCs w:val="21"/>
          <w:vertAlign w:val="superscript"/>
        </w:rPr>
      </w:r>
      <w:r w:rsidR="00603BBC" w:rsidRPr="00603BBC">
        <w:rPr>
          <w:rFonts w:eastAsiaTheme="minorHAnsi" w:cs="Arial"/>
          <w:color w:val="000000"/>
          <w:spacing w:val="15"/>
          <w:szCs w:val="21"/>
          <w:vertAlign w:val="superscript"/>
        </w:rPr>
        <w:fldChar w:fldCharType="separate"/>
      </w:r>
      <w:r w:rsidR="00185C0B">
        <w:rPr>
          <w:rFonts w:eastAsiaTheme="minorHAnsi" w:cs="Arial"/>
          <w:color w:val="000000"/>
          <w:spacing w:val="15"/>
          <w:szCs w:val="21"/>
          <w:vertAlign w:val="superscript"/>
        </w:rPr>
        <w:t>[15]</w:t>
      </w:r>
      <w:r w:rsidR="00603BBC" w:rsidRPr="00603BBC">
        <w:rPr>
          <w:rFonts w:eastAsiaTheme="minorHAnsi" w:cs="Arial"/>
          <w:color w:val="000000"/>
          <w:spacing w:val="15"/>
          <w:szCs w:val="21"/>
          <w:vertAlign w:val="superscript"/>
        </w:rPr>
        <w:fldChar w:fldCharType="end"/>
      </w:r>
      <w:r w:rsidR="006D3248" w:rsidRPr="006D3248">
        <w:rPr>
          <w:rFonts w:ascii="Arial" w:hAnsi="Arial" w:cs="Arial" w:hint="eastAsia"/>
          <w:color w:val="000000"/>
          <w:spacing w:val="15"/>
          <w:szCs w:val="21"/>
        </w:rPr>
        <w:t>。</w:t>
      </w:r>
      <w:r w:rsidR="008C40C1">
        <w:rPr>
          <w:rFonts w:ascii="Arial" w:hAnsi="Arial" w:cs="Arial" w:hint="eastAsia"/>
          <w:color w:val="000000"/>
          <w:spacing w:val="15"/>
          <w:szCs w:val="21"/>
        </w:rPr>
        <w:t>由于</w:t>
      </w:r>
      <w:r w:rsidR="00EA46C1" w:rsidRPr="002B5262">
        <w:rPr>
          <w:rFonts w:ascii="Arial" w:hAnsi="Arial" w:cs="Arial"/>
          <w:color w:val="000000"/>
          <w:spacing w:val="15"/>
          <w:szCs w:val="21"/>
        </w:rPr>
        <w:t>COVID-19</w:t>
      </w:r>
      <w:r w:rsidR="00EA46C1">
        <w:rPr>
          <w:rFonts w:ascii="Arial" w:hAnsi="Arial" w:cs="Arial" w:hint="eastAsia"/>
          <w:color w:val="000000"/>
          <w:spacing w:val="15"/>
          <w:szCs w:val="21"/>
        </w:rPr>
        <w:t>与普通肺炎存在相似性，为了更好量化</w:t>
      </w:r>
      <w:r w:rsidR="00774656">
        <w:rPr>
          <w:rFonts w:ascii="Arial" w:hAnsi="Arial" w:cs="Arial" w:hint="eastAsia"/>
          <w:color w:val="000000"/>
          <w:spacing w:val="15"/>
          <w:szCs w:val="21"/>
        </w:rPr>
        <w:t>病变分割</w:t>
      </w:r>
      <w:r w:rsidR="0083076B">
        <w:rPr>
          <w:rFonts w:ascii="Arial" w:hAnsi="Arial" w:cs="Arial"/>
          <w:color w:val="000000"/>
          <w:spacing w:val="15"/>
          <w:szCs w:val="21"/>
        </w:rPr>
        <w:t>C</w:t>
      </w:r>
      <w:r w:rsidR="0083076B">
        <w:rPr>
          <w:rFonts w:ascii="Arial" w:hAnsi="Arial" w:cs="Arial" w:hint="eastAsia"/>
          <w:color w:val="000000"/>
          <w:spacing w:val="15"/>
          <w:szCs w:val="21"/>
        </w:rPr>
        <w:t>hen</w:t>
      </w:r>
      <w:r w:rsidR="00774656">
        <w:rPr>
          <w:rFonts w:ascii="Arial" w:hAnsi="Arial" w:cs="Arial" w:hint="eastAsia"/>
          <w:color w:val="000000"/>
          <w:spacing w:val="15"/>
          <w:szCs w:val="21"/>
        </w:rPr>
        <w:t>等人</w:t>
      </w:r>
      <w:r w:rsidR="00F27DC6">
        <w:rPr>
          <w:rFonts w:ascii="Arial" w:hAnsi="Arial" w:cs="Arial" w:hint="eastAsia"/>
          <w:color w:val="000000"/>
          <w:spacing w:val="15"/>
          <w:szCs w:val="21"/>
        </w:rPr>
        <w:t>改进了</w:t>
      </w:r>
      <w:proofErr w:type="spellStart"/>
      <w:r w:rsidR="00F27DC6">
        <w:rPr>
          <w:rFonts w:ascii="Arial" w:hAnsi="Arial" w:cs="Arial" w:hint="eastAsia"/>
          <w:color w:val="000000"/>
          <w:spacing w:val="15"/>
          <w:szCs w:val="21"/>
        </w:rPr>
        <w:t>Unet</w:t>
      </w:r>
      <w:proofErr w:type="spellEnd"/>
      <w:r w:rsidR="00F27DC6">
        <w:rPr>
          <w:rFonts w:ascii="Arial" w:hAnsi="Arial" w:cs="Arial" w:hint="eastAsia"/>
          <w:color w:val="000000"/>
          <w:spacing w:val="15"/>
          <w:szCs w:val="21"/>
        </w:rPr>
        <w:t>的</w:t>
      </w:r>
      <w:r w:rsidR="00FD5B7B">
        <w:rPr>
          <w:rFonts w:ascii="Arial" w:hAnsi="Arial" w:cs="Arial" w:hint="eastAsia"/>
          <w:color w:val="000000"/>
          <w:spacing w:val="15"/>
          <w:szCs w:val="21"/>
        </w:rPr>
        <w:t>主干网络加入了残差注意力</w:t>
      </w:r>
      <w:r w:rsidR="00FC32DA">
        <w:rPr>
          <w:rFonts w:ascii="Arial" w:hAnsi="Arial" w:cs="Arial" w:hint="eastAsia"/>
          <w:color w:val="000000"/>
          <w:spacing w:val="15"/>
          <w:szCs w:val="21"/>
        </w:rPr>
        <w:t>机</w:t>
      </w:r>
      <w:r w:rsidR="00FC32DA" w:rsidRPr="007F02B3">
        <w:rPr>
          <w:rFonts w:eastAsiaTheme="minorHAnsi" w:cs="Arial" w:hint="eastAsia"/>
          <w:color w:val="000000"/>
          <w:spacing w:val="15"/>
          <w:szCs w:val="21"/>
        </w:rPr>
        <w:t>制</w:t>
      </w:r>
      <w:r w:rsidR="007F02B3" w:rsidRPr="007F02B3">
        <w:rPr>
          <w:rFonts w:eastAsiaTheme="minorHAnsi" w:cs="Arial"/>
          <w:color w:val="000000"/>
          <w:spacing w:val="15"/>
          <w:szCs w:val="21"/>
          <w:vertAlign w:val="superscript"/>
        </w:rPr>
        <w:fldChar w:fldCharType="begin"/>
      </w:r>
      <w:r w:rsidR="007F02B3" w:rsidRPr="007F02B3">
        <w:rPr>
          <w:rFonts w:eastAsiaTheme="minorHAnsi" w:cs="Arial"/>
          <w:color w:val="000000"/>
          <w:spacing w:val="15"/>
          <w:szCs w:val="21"/>
          <w:vertAlign w:val="superscript"/>
        </w:rPr>
        <w:instrText xml:space="preserve"> </w:instrText>
      </w:r>
      <w:r w:rsidR="007F02B3" w:rsidRPr="007F02B3">
        <w:rPr>
          <w:rFonts w:eastAsiaTheme="minorHAnsi" w:cs="Arial" w:hint="eastAsia"/>
          <w:color w:val="000000"/>
          <w:spacing w:val="15"/>
          <w:szCs w:val="21"/>
          <w:vertAlign w:val="superscript"/>
        </w:rPr>
        <w:instrText>REF _Ref107330429 \r \h</w:instrText>
      </w:r>
      <w:r w:rsidR="007F02B3" w:rsidRPr="007F02B3">
        <w:rPr>
          <w:rFonts w:eastAsiaTheme="minorHAnsi" w:cs="Arial"/>
          <w:color w:val="000000"/>
          <w:spacing w:val="15"/>
          <w:szCs w:val="21"/>
          <w:vertAlign w:val="superscript"/>
        </w:rPr>
        <w:instrText xml:space="preserve">  \* MERGEFORMAT </w:instrText>
      </w:r>
      <w:r w:rsidR="007F02B3" w:rsidRPr="007F02B3">
        <w:rPr>
          <w:rFonts w:eastAsiaTheme="minorHAnsi" w:cs="Arial"/>
          <w:color w:val="000000"/>
          <w:spacing w:val="15"/>
          <w:szCs w:val="21"/>
          <w:vertAlign w:val="superscript"/>
        </w:rPr>
      </w:r>
      <w:r w:rsidR="007F02B3" w:rsidRPr="007F02B3">
        <w:rPr>
          <w:rFonts w:eastAsiaTheme="minorHAnsi" w:cs="Arial"/>
          <w:color w:val="000000"/>
          <w:spacing w:val="15"/>
          <w:szCs w:val="21"/>
          <w:vertAlign w:val="superscript"/>
        </w:rPr>
        <w:fldChar w:fldCharType="separate"/>
      </w:r>
      <w:r w:rsidR="00185C0B">
        <w:rPr>
          <w:rFonts w:eastAsiaTheme="minorHAnsi" w:cs="Arial"/>
          <w:color w:val="000000"/>
          <w:spacing w:val="15"/>
          <w:szCs w:val="21"/>
          <w:vertAlign w:val="superscript"/>
        </w:rPr>
        <w:t>[11]</w:t>
      </w:r>
      <w:r w:rsidR="007F02B3" w:rsidRPr="007F02B3">
        <w:rPr>
          <w:rFonts w:eastAsiaTheme="minorHAnsi" w:cs="Arial"/>
          <w:color w:val="000000"/>
          <w:spacing w:val="15"/>
          <w:szCs w:val="21"/>
          <w:vertAlign w:val="superscript"/>
        </w:rPr>
        <w:fldChar w:fldCharType="end"/>
      </w:r>
      <w:r w:rsidR="00FC32DA">
        <w:rPr>
          <w:rFonts w:ascii="Arial" w:hAnsi="Arial" w:cs="Arial" w:hint="eastAsia"/>
          <w:color w:val="000000"/>
          <w:spacing w:val="15"/>
          <w:szCs w:val="21"/>
        </w:rPr>
        <w:t>。</w:t>
      </w:r>
      <w:ins w:id="36" w:author="tang chi" w:date="2022-07-21T07:26:00Z">
        <w:r w:rsidR="007735FD">
          <w:rPr>
            <w:rFonts w:ascii="Arial" w:hAnsi="Arial" w:cs="Arial"/>
            <w:color w:val="000000"/>
            <w:spacing w:val="15"/>
            <w:szCs w:val="21"/>
          </w:rPr>
          <w:t>Y</w:t>
        </w:r>
        <w:r w:rsidR="007735FD">
          <w:rPr>
            <w:rFonts w:ascii="Arial" w:hAnsi="Arial" w:cs="Arial" w:hint="eastAsia"/>
            <w:color w:val="000000"/>
            <w:spacing w:val="15"/>
            <w:szCs w:val="21"/>
          </w:rPr>
          <w:t>in</w:t>
        </w:r>
      </w:ins>
      <w:ins w:id="37" w:author="tang chi" w:date="2022-07-26T21:34:00Z">
        <w:r w:rsidR="004C5BE8" w:rsidRPr="00A43E73">
          <w:rPr>
            <w:rFonts w:ascii="Arial" w:hAnsi="Arial" w:cs="Arial"/>
            <w:color w:val="000000"/>
            <w:spacing w:val="15"/>
            <w:szCs w:val="21"/>
            <w:vertAlign w:val="superscript"/>
            <w:rPrChange w:id="38" w:author="tang chi" w:date="2022-07-26T21:44:00Z">
              <w:rPr>
                <w:rFonts w:ascii="Arial" w:hAnsi="Arial" w:cs="Arial"/>
                <w:color w:val="000000"/>
                <w:spacing w:val="15"/>
                <w:szCs w:val="21"/>
              </w:rPr>
            </w:rPrChange>
          </w:rPr>
          <w:fldChar w:fldCharType="begin"/>
        </w:r>
        <w:r w:rsidR="004C5BE8" w:rsidRPr="00A43E73">
          <w:rPr>
            <w:rFonts w:ascii="Arial" w:hAnsi="Arial" w:cs="Arial"/>
            <w:color w:val="000000"/>
            <w:spacing w:val="15"/>
            <w:szCs w:val="21"/>
            <w:vertAlign w:val="superscript"/>
            <w:rPrChange w:id="39" w:author="tang chi" w:date="2022-07-26T21:44:00Z">
              <w:rPr>
                <w:rFonts w:ascii="Arial" w:hAnsi="Arial" w:cs="Arial"/>
                <w:color w:val="000000"/>
                <w:spacing w:val="15"/>
                <w:szCs w:val="21"/>
              </w:rPr>
            </w:rPrChange>
          </w:rPr>
          <w:instrText xml:space="preserve"> REF _Ref109763701 \r \h </w:instrText>
        </w:r>
      </w:ins>
      <w:r w:rsidR="00A43E73">
        <w:rPr>
          <w:rFonts w:ascii="Arial" w:hAnsi="Arial" w:cs="Arial"/>
          <w:color w:val="000000"/>
          <w:spacing w:val="15"/>
          <w:szCs w:val="21"/>
          <w:vertAlign w:val="superscript"/>
        </w:rPr>
        <w:instrText xml:space="preserve"> \* MERGEFORMAT </w:instrText>
      </w:r>
      <w:r w:rsidR="004C5BE8" w:rsidRPr="00573D1E">
        <w:rPr>
          <w:rFonts w:ascii="Arial" w:hAnsi="Arial" w:cs="Arial"/>
          <w:color w:val="000000"/>
          <w:spacing w:val="15"/>
          <w:szCs w:val="21"/>
          <w:vertAlign w:val="superscript"/>
        </w:rPr>
      </w:r>
      <w:r w:rsidR="004C5BE8" w:rsidRPr="00A43E73">
        <w:rPr>
          <w:rFonts w:ascii="Arial" w:hAnsi="Arial" w:cs="Arial"/>
          <w:color w:val="000000"/>
          <w:spacing w:val="15"/>
          <w:szCs w:val="21"/>
          <w:vertAlign w:val="superscript"/>
          <w:rPrChange w:id="40" w:author="tang chi" w:date="2022-07-26T21:44:00Z">
            <w:rPr>
              <w:rFonts w:ascii="Arial" w:hAnsi="Arial" w:cs="Arial"/>
              <w:color w:val="000000"/>
              <w:spacing w:val="15"/>
              <w:szCs w:val="21"/>
            </w:rPr>
          </w:rPrChange>
        </w:rPr>
        <w:fldChar w:fldCharType="separate"/>
      </w:r>
      <w:ins w:id="41" w:author="tang chi" w:date="2022-07-26T21:49:00Z">
        <w:r w:rsidR="00185C0B">
          <w:rPr>
            <w:rFonts w:ascii="Arial" w:hAnsi="Arial" w:cs="Arial"/>
            <w:color w:val="000000"/>
            <w:spacing w:val="15"/>
            <w:szCs w:val="21"/>
            <w:vertAlign w:val="superscript"/>
          </w:rPr>
          <w:t>[17]</w:t>
        </w:r>
      </w:ins>
      <w:ins w:id="42" w:author="tang chi" w:date="2022-07-26T21:34:00Z">
        <w:r w:rsidR="004C5BE8" w:rsidRPr="00A43E73">
          <w:rPr>
            <w:rFonts w:ascii="Arial" w:hAnsi="Arial" w:cs="Arial"/>
            <w:color w:val="000000"/>
            <w:spacing w:val="15"/>
            <w:szCs w:val="21"/>
            <w:vertAlign w:val="superscript"/>
            <w:rPrChange w:id="43" w:author="tang chi" w:date="2022-07-26T21:44:00Z">
              <w:rPr>
                <w:rFonts w:ascii="Arial" w:hAnsi="Arial" w:cs="Arial"/>
                <w:color w:val="000000"/>
                <w:spacing w:val="15"/>
                <w:szCs w:val="21"/>
              </w:rPr>
            </w:rPrChange>
          </w:rPr>
          <w:fldChar w:fldCharType="end"/>
        </w:r>
      </w:ins>
      <w:ins w:id="44" w:author="tang chi" w:date="2022-07-21T07:26:00Z">
        <w:r w:rsidR="007735FD">
          <w:rPr>
            <w:rFonts w:ascii="Arial" w:hAnsi="Arial" w:cs="Arial" w:hint="eastAsia"/>
            <w:color w:val="000000"/>
            <w:spacing w:val="15"/>
            <w:szCs w:val="21"/>
          </w:rPr>
          <w:t>等人</w:t>
        </w:r>
      </w:ins>
      <w:ins w:id="45" w:author="tang chi" w:date="2022-07-21T07:30:00Z">
        <w:r w:rsidR="007735FD">
          <w:rPr>
            <w:rFonts w:ascii="Arial" w:hAnsi="Arial" w:cs="Arial" w:hint="eastAsia"/>
            <w:color w:val="000000"/>
            <w:spacing w:val="15"/>
            <w:szCs w:val="21"/>
          </w:rPr>
          <w:t>在</w:t>
        </w:r>
        <w:proofErr w:type="spellStart"/>
        <w:r w:rsidR="007735FD">
          <w:rPr>
            <w:rFonts w:ascii="Arial" w:hAnsi="Arial" w:cs="Arial" w:hint="eastAsia"/>
            <w:color w:val="000000"/>
            <w:spacing w:val="15"/>
            <w:szCs w:val="21"/>
          </w:rPr>
          <w:t>Unet</w:t>
        </w:r>
        <w:proofErr w:type="spellEnd"/>
        <w:r w:rsidR="007735FD">
          <w:rPr>
            <w:rFonts w:ascii="Arial" w:hAnsi="Arial" w:cs="Arial" w:hint="eastAsia"/>
            <w:color w:val="000000"/>
            <w:spacing w:val="15"/>
            <w:szCs w:val="21"/>
          </w:rPr>
          <w:t>中引入压缩注意力</w:t>
        </w:r>
      </w:ins>
      <w:ins w:id="46" w:author="tang chi" w:date="2022-07-21T07:31:00Z">
        <w:r w:rsidR="007735FD">
          <w:rPr>
            <w:rFonts w:ascii="Arial" w:hAnsi="Arial" w:cs="Arial" w:hint="eastAsia"/>
            <w:color w:val="000000"/>
            <w:spacing w:val="15"/>
            <w:szCs w:val="21"/>
          </w:rPr>
          <w:t>机制</w:t>
        </w:r>
      </w:ins>
      <w:ins w:id="47" w:author="tang chi" w:date="2022-07-21T07:30:00Z">
        <w:r w:rsidR="007735FD">
          <w:rPr>
            <w:rFonts w:ascii="Arial" w:hAnsi="Arial" w:cs="Arial" w:hint="eastAsia"/>
            <w:color w:val="000000"/>
            <w:spacing w:val="15"/>
            <w:szCs w:val="21"/>
          </w:rPr>
          <w:t>与</w:t>
        </w:r>
        <w:proofErr w:type="gramStart"/>
        <w:r w:rsidR="007735FD">
          <w:rPr>
            <w:rFonts w:ascii="Arial" w:hAnsi="Arial" w:cs="Arial" w:hint="eastAsia"/>
            <w:color w:val="000000"/>
            <w:spacing w:val="15"/>
            <w:szCs w:val="21"/>
          </w:rPr>
          <w:t>金字塔池化</w:t>
        </w:r>
      </w:ins>
      <w:ins w:id="48" w:author="tang chi" w:date="2022-07-21T07:31:00Z">
        <w:r w:rsidR="007735FD">
          <w:rPr>
            <w:rFonts w:ascii="Arial" w:hAnsi="Arial" w:cs="Arial" w:hint="eastAsia"/>
            <w:color w:val="000000"/>
            <w:spacing w:val="15"/>
            <w:szCs w:val="21"/>
          </w:rPr>
          <w:t>模块</w:t>
        </w:r>
        <w:proofErr w:type="gramEnd"/>
        <w:r w:rsidR="007735FD">
          <w:rPr>
            <w:rFonts w:ascii="Arial" w:hAnsi="Arial" w:cs="Arial" w:hint="eastAsia"/>
            <w:color w:val="000000"/>
            <w:spacing w:val="15"/>
            <w:szCs w:val="21"/>
          </w:rPr>
          <w:t>，</w:t>
        </w:r>
      </w:ins>
      <w:ins w:id="49" w:author="tang chi" w:date="2022-07-21T07:32:00Z">
        <w:r w:rsidR="007735FD">
          <w:rPr>
            <w:rFonts w:ascii="Arial" w:hAnsi="Arial" w:cs="Arial" w:hint="eastAsia"/>
            <w:color w:val="000000"/>
            <w:spacing w:val="15"/>
            <w:szCs w:val="21"/>
          </w:rPr>
          <w:t>以便加强像素间的差异和联系</w:t>
        </w:r>
      </w:ins>
      <w:ins w:id="50" w:author="tang chi" w:date="2022-07-21T07:33:00Z">
        <w:r w:rsidR="007735FD">
          <w:rPr>
            <w:rFonts w:ascii="Arial" w:hAnsi="Arial" w:cs="Arial" w:hint="eastAsia"/>
            <w:color w:val="000000"/>
            <w:spacing w:val="15"/>
            <w:szCs w:val="21"/>
          </w:rPr>
          <w:t>，从而提高分割性能。</w:t>
        </w:r>
      </w:ins>
      <w:ins w:id="51" w:author="tang chi" w:date="2022-07-21T07:42:00Z">
        <w:r w:rsidR="007735FD">
          <w:rPr>
            <w:rFonts w:ascii="Arial" w:hAnsi="Arial" w:cs="Arial" w:hint="eastAsia"/>
            <w:color w:val="000000"/>
            <w:spacing w:val="15"/>
            <w:szCs w:val="21"/>
          </w:rPr>
          <w:t>针对</w:t>
        </w:r>
      </w:ins>
      <w:ins w:id="52" w:author="tang chi" w:date="2022-07-21T07:43:00Z">
        <w:r w:rsidR="007735FD">
          <w:rPr>
            <w:rFonts w:ascii="Arial" w:hAnsi="Arial" w:cs="Arial" w:hint="eastAsia"/>
            <w:color w:val="000000"/>
            <w:spacing w:val="15"/>
            <w:szCs w:val="21"/>
          </w:rPr>
          <w:t>C</w:t>
        </w:r>
        <w:r w:rsidR="007735FD">
          <w:rPr>
            <w:rFonts w:ascii="Arial" w:hAnsi="Arial" w:cs="Arial"/>
            <w:color w:val="000000"/>
            <w:spacing w:val="15"/>
            <w:szCs w:val="21"/>
          </w:rPr>
          <w:t>OVID-19</w:t>
        </w:r>
        <w:r w:rsidR="007735FD">
          <w:rPr>
            <w:rFonts w:ascii="Arial" w:hAnsi="Arial" w:cs="Arial" w:hint="eastAsia"/>
            <w:color w:val="000000"/>
            <w:spacing w:val="15"/>
            <w:szCs w:val="21"/>
          </w:rPr>
          <w:t>的小病变，</w:t>
        </w:r>
        <w:proofErr w:type="spellStart"/>
        <w:r w:rsidR="007735FD">
          <w:rPr>
            <w:rFonts w:ascii="Arial" w:hAnsi="Arial" w:cs="Arial" w:hint="eastAsia"/>
            <w:color w:val="000000"/>
            <w:spacing w:val="15"/>
            <w:szCs w:val="21"/>
          </w:rPr>
          <w:t>O</w:t>
        </w:r>
      </w:ins>
      <w:ins w:id="53" w:author="tang chi" w:date="2022-07-21T07:44:00Z">
        <w:r w:rsidR="007735FD">
          <w:rPr>
            <w:rFonts w:ascii="Arial" w:hAnsi="Arial" w:cs="Arial" w:hint="eastAsia"/>
            <w:color w:val="000000"/>
            <w:spacing w:val="15"/>
            <w:szCs w:val="21"/>
          </w:rPr>
          <w:t>wais</w:t>
        </w:r>
      </w:ins>
      <w:proofErr w:type="spellEnd"/>
      <w:ins w:id="54" w:author="tang chi" w:date="2022-07-26T21:34:00Z">
        <w:r w:rsidR="004C5BE8" w:rsidRPr="00A43E73">
          <w:rPr>
            <w:rFonts w:ascii="Arial" w:hAnsi="Arial" w:cs="Arial"/>
            <w:color w:val="000000"/>
            <w:spacing w:val="15"/>
            <w:szCs w:val="21"/>
            <w:vertAlign w:val="superscript"/>
            <w:rPrChange w:id="55" w:author="tang chi" w:date="2022-07-26T21:44:00Z">
              <w:rPr>
                <w:rFonts w:ascii="Arial" w:hAnsi="Arial" w:cs="Arial"/>
                <w:color w:val="000000"/>
                <w:spacing w:val="15"/>
                <w:szCs w:val="21"/>
              </w:rPr>
            </w:rPrChange>
          </w:rPr>
          <w:fldChar w:fldCharType="begin"/>
        </w:r>
        <w:r w:rsidR="004C5BE8" w:rsidRPr="00A43E73">
          <w:rPr>
            <w:rFonts w:ascii="Arial" w:hAnsi="Arial" w:cs="Arial"/>
            <w:color w:val="000000"/>
            <w:spacing w:val="15"/>
            <w:szCs w:val="21"/>
            <w:vertAlign w:val="superscript"/>
            <w:rPrChange w:id="56" w:author="tang chi" w:date="2022-07-26T21:44:00Z">
              <w:rPr>
                <w:rFonts w:ascii="Arial" w:hAnsi="Arial" w:cs="Arial"/>
                <w:color w:val="000000"/>
                <w:spacing w:val="15"/>
                <w:szCs w:val="21"/>
              </w:rPr>
            </w:rPrChange>
          </w:rPr>
          <w:instrText xml:space="preserve"> REF _Ref109763712 \r \h </w:instrText>
        </w:r>
      </w:ins>
      <w:r w:rsidR="00A43E73">
        <w:rPr>
          <w:rFonts w:ascii="Arial" w:hAnsi="Arial" w:cs="Arial"/>
          <w:color w:val="000000"/>
          <w:spacing w:val="15"/>
          <w:szCs w:val="21"/>
          <w:vertAlign w:val="superscript"/>
        </w:rPr>
        <w:instrText xml:space="preserve"> \* MERGEFORMAT </w:instrText>
      </w:r>
      <w:r w:rsidR="004C5BE8" w:rsidRPr="00573D1E">
        <w:rPr>
          <w:rFonts w:ascii="Arial" w:hAnsi="Arial" w:cs="Arial"/>
          <w:color w:val="000000"/>
          <w:spacing w:val="15"/>
          <w:szCs w:val="21"/>
          <w:vertAlign w:val="superscript"/>
        </w:rPr>
      </w:r>
      <w:r w:rsidR="004C5BE8" w:rsidRPr="00A43E73">
        <w:rPr>
          <w:rFonts w:ascii="Arial" w:hAnsi="Arial" w:cs="Arial"/>
          <w:color w:val="000000"/>
          <w:spacing w:val="15"/>
          <w:szCs w:val="21"/>
          <w:vertAlign w:val="superscript"/>
          <w:rPrChange w:id="57" w:author="tang chi" w:date="2022-07-26T21:44:00Z">
            <w:rPr>
              <w:rFonts w:ascii="Arial" w:hAnsi="Arial" w:cs="Arial"/>
              <w:color w:val="000000"/>
              <w:spacing w:val="15"/>
              <w:szCs w:val="21"/>
            </w:rPr>
          </w:rPrChange>
        </w:rPr>
        <w:fldChar w:fldCharType="separate"/>
      </w:r>
      <w:ins w:id="58" w:author="tang chi" w:date="2022-07-26T21:49:00Z">
        <w:r w:rsidR="00185C0B">
          <w:rPr>
            <w:rFonts w:ascii="Arial" w:hAnsi="Arial" w:cs="Arial"/>
            <w:color w:val="000000"/>
            <w:spacing w:val="15"/>
            <w:szCs w:val="21"/>
            <w:vertAlign w:val="superscript"/>
          </w:rPr>
          <w:t>[16]</w:t>
        </w:r>
      </w:ins>
      <w:ins w:id="59" w:author="tang chi" w:date="2022-07-26T21:34:00Z">
        <w:r w:rsidR="004C5BE8" w:rsidRPr="00A43E73">
          <w:rPr>
            <w:rFonts w:ascii="Arial" w:hAnsi="Arial" w:cs="Arial"/>
            <w:color w:val="000000"/>
            <w:spacing w:val="15"/>
            <w:szCs w:val="21"/>
            <w:vertAlign w:val="superscript"/>
            <w:rPrChange w:id="60" w:author="tang chi" w:date="2022-07-26T21:44:00Z">
              <w:rPr>
                <w:rFonts w:ascii="Arial" w:hAnsi="Arial" w:cs="Arial"/>
                <w:color w:val="000000"/>
                <w:spacing w:val="15"/>
                <w:szCs w:val="21"/>
              </w:rPr>
            </w:rPrChange>
          </w:rPr>
          <w:fldChar w:fldCharType="end"/>
        </w:r>
      </w:ins>
      <w:ins w:id="61" w:author="tang chi" w:date="2022-07-21T07:44:00Z">
        <w:r w:rsidR="007735FD">
          <w:rPr>
            <w:rFonts w:ascii="Arial" w:hAnsi="Arial" w:cs="Arial" w:hint="eastAsia"/>
            <w:color w:val="000000"/>
            <w:spacing w:val="15"/>
            <w:szCs w:val="21"/>
          </w:rPr>
          <w:t>等人提出一种双尺度</w:t>
        </w:r>
      </w:ins>
      <w:ins w:id="62" w:author="tang chi" w:date="2022-07-21T07:47:00Z">
        <w:r w:rsidR="007735FD">
          <w:rPr>
            <w:rFonts w:ascii="Arial" w:hAnsi="Arial" w:cs="Arial" w:hint="eastAsia"/>
            <w:color w:val="000000"/>
            <w:spacing w:val="15"/>
            <w:szCs w:val="21"/>
          </w:rPr>
          <w:t>扩张融合网络</w:t>
        </w:r>
      </w:ins>
      <w:ins w:id="63" w:author="tang chi" w:date="2022-07-21T07:49:00Z">
        <w:r w:rsidR="007735FD">
          <w:rPr>
            <w:rFonts w:ascii="Arial" w:hAnsi="Arial" w:cs="Arial" w:hint="eastAsia"/>
            <w:color w:val="000000"/>
            <w:spacing w:val="15"/>
            <w:szCs w:val="21"/>
          </w:rPr>
          <w:t>由于分割小病变区域。</w:t>
        </w:r>
      </w:ins>
      <w:r w:rsidR="00990938">
        <w:rPr>
          <w:rFonts w:ascii="Arial" w:hAnsi="Arial" w:cs="Arial" w:hint="eastAsia"/>
          <w:color w:val="000000"/>
          <w:spacing w:val="15"/>
          <w:szCs w:val="21"/>
        </w:rPr>
        <w:t>另外，</w:t>
      </w:r>
      <w:r w:rsidR="000B37F7">
        <w:rPr>
          <w:rFonts w:ascii="Arial" w:hAnsi="Arial" w:cs="Arial" w:hint="eastAsia"/>
          <w:color w:val="000000"/>
          <w:spacing w:val="15"/>
          <w:szCs w:val="21"/>
        </w:rPr>
        <w:t>损失</w:t>
      </w:r>
      <w:r w:rsidR="001113DA">
        <w:rPr>
          <w:rFonts w:ascii="Arial" w:hAnsi="Arial" w:cs="Arial" w:hint="eastAsia"/>
          <w:color w:val="000000"/>
          <w:spacing w:val="15"/>
          <w:szCs w:val="21"/>
        </w:rPr>
        <w:t>函数的选择</w:t>
      </w:r>
      <w:r w:rsidR="00E231C3">
        <w:rPr>
          <w:rFonts w:ascii="Arial" w:hAnsi="Arial" w:cs="Arial" w:hint="eastAsia"/>
          <w:color w:val="000000"/>
          <w:spacing w:val="15"/>
          <w:szCs w:val="21"/>
        </w:rPr>
        <w:t>也影响分割模型的性能。</w:t>
      </w:r>
      <w:proofErr w:type="spellStart"/>
      <w:r w:rsidR="001A3A95">
        <w:rPr>
          <w:rFonts w:ascii="Arial" w:hAnsi="Arial" w:cs="Arial" w:hint="eastAsia"/>
          <w:color w:val="000000"/>
          <w:spacing w:val="15"/>
          <w:szCs w:val="21"/>
        </w:rPr>
        <w:t>S</w:t>
      </w:r>
      <w:r w:rsidR="001A3A95">
        <w:rPr>
          <w:rFonts w:ascii="Arial" w:hAnsi="Arial" w:cs="Arial"/>
          <w:color w:val="000000"/>
          <w:spacing w:val="15"/>
          <w:szCs w:val="21"/>
        </w:rPr>
        <w:t>RGN</w:t>
      </w:r>
      <w:r w:rsidR="001A3A95">
        <w:rPr>
          <w:rFonts w:ascii="Arial" w:hAnsi="Arial" w:cs="Arial" w:hint="eastAsia"/>
          <w:color w:val="000000"/>
          <w:spacing w:val="15"/>
          <w:szCs w:val="21"/>
        </w:rPr>
        <w:t>et</w:t>
      </w:r>
      <w:proofErr w:type="spellEnd"/>
      <w:r w:rsidR="00A26FB9">
        <w:rPr>
          <w:rFonts w:ascii="Arial" w:hAnsi="Arial" w:cs="Arial" w:hint="eastAsia"/>
          <w:color w:val="000000"/>
          <w:spacing w:val="15"/>
          <w:szCs w:val="21"/>
        </w:rPr>
        <w:t>设计了一种新的边缘辅助损失函数</w:t>
      </w:r>
      <w:r w:rsidR="000338AF">
        <w:rPr>
          <w:rFonts w:ascii="Arial" w:hAnsi="Arial" w:cs="Arial" w:hint="eastAsia"/>
          <w:color w:val="000000"/>
          <w:spacing w:val="15"/>
          <w:szCs w:val="21"/>
        </w:rPr>
        <w:t>来增强特征的空间约束</w:t>
      </w:r>
      <w:r w:rsidR="00F53AD8" w:rsidRPr="00F53AD8">
        <w:rPr>
          <w:rFonts w:eastAsiaTheme="minorHAnsi" w:cs="Arial"/>
          <w:color w:val="000000"/>
          <w:spacing w:val="15"/>
          <w:szCs w:val="21"/>
          <w:vertAlign w:val="superscript"/>
        </w:rPr>
        <w:fldChar w:fldCharType="begin"/>
      </w:r>
      <w:r w:rsidR="00F53AD8" w:rsidRPr="00F53AD8">
        <w:rPr>
          <w:rFonts w:eastAsiaTheme="minorHAnsi" w:cs="Arial"/>
          <w:color w:val="000000"/>
          <w:spacing w:val="15"/>
          <w:szCs w:val="21"/>
          <w:vertAlign w:val="superscript"/>
        </w:rPr>
        <w:instrText xml:space="preserve"> </w:instrText>
      </w:r>
      <w:r w:rsidR="00F53AD8" w:rsidRPr="00F53AD8">
        <w:rPr>
          <w:rFonts w:eastAsiaTheme="minorHAnsi" w:cs="Arial" w:hint="eastAsia"/>
          <w:color w:val="000000"/>
          <w:spacing w:val="15"/>
          <w:szCs w:val="21"/>
          <w:vertAlign w:val="superscript"/>
        </w:rPr>
        <w:instrText>REF _Ref107332252 \r \h</w:instrText>
      </w:r>
      <w:r w:rsidR="00F53AD8" w:rsidRPr="00F53AD8">
        <w:rPr>
          <w:rFonts w:eastAsiaTheme="minorHAnsi" w:cs="Arial"/>
          <w:color w:val="000000"/>
          <w:spacing w:val="15"/>
          <w:szCs w:val="21"/>
          <w:vertAlign w:val="superscript"/>
        </w:rPr>
        <w:instrText xml:space="preserve">  \* MERGEFORMAT </w:instrText>
      </w:r>
      <w:r w:rsidR="00F53AD8" w:rsidRPr="00F53AD8">
        <w:rPr>
          <w:rFonts w:eastAsiaTheme="minorHAnsi" w:cs="Arial"/>
          <w:color w:val="000000"/>
          <w:spacing w:val="15"/>
          <w:szCs w:val="21"/>
          <w:vertAlign w:val="superscript"/>
        </w:rPr>
      </w:r>
      <w:r w:rsidR="00F53AD8" w:rsidRPr="00F53AD8">
        <w:rPr>
          <w:rFonts w:eastAsiaTheme="minorHAnsi" w:cs="Arial"/>
          <w:color w:val="000000"/>
          <w:spacing w:val="15"/>
          <w:szCs w:val="21"/>
          <w:vertAlign w:val="superscript"/>
        </w:rPr>
        <w:fldChar w:fldCharType="separate"/>
      </w:r>
      <w:ins w:id="64" w:author="tang chi" w:date="2022-07-26T21:49:00Z">
        <w:r w:rsidR="00185C0B">
          <w:rPr>
            <w:rFonts w:eastAsiaTheme="minorHAnsi" w:cs="Arial"/>
            <w:color w:val="000000"/>
            <w:spacing w:val="15"/>
            <w:szCs w:val="21"/>
            <w:vertAlign w:val="superscript"/>
          </w:rPr>
          <w:t>[20]</w:t>
        </w:r>
      </w:ins>
      <w:del w:id="65" w:author="tang chi" w:date="2022-07-26T21:49:00Z">
        <w:r w:rsidR="00F53AD8" w:rsidRPr="00F53AD8" w:rsidDel="00185C0B">
          <w:rPr>
            <w:rFonts w:eastAsiaTheme="minorHAnsi" w:cs="Arial"/>
            <w:color w:val="000000"/>
            <w:spacing w:val="15"/>
            <w:szCs w:val="21"/>
            <w:vertAlign w:val="superscript"/>
          </w:rPr>
          <w:delText>[16]</w:delText>
        </w:r>
      </w:del>
      <w:r w:rsidR="00F53AD8" w:rsidRPr="00F53AD8">
        <w:rPr>
          <w:rFonts w:eastAsiaTheme="minorHAnsi" w:cs="Arial"/>
          <w:color w:val="000000"/>
          <w:spacing w:val="15"/>
          <w:szCs w:val="21"/>
          <w:vertAlign w:val="superscript"/>
        </w:rPr>
        <w:fldChar w:fldCharType="end"/>
      </w:r>
      <w:r w:rsidR="000338AF">
        <w:rPr>
          <w:rFonts w:ascii="Arial" w:hAnsi="Arial" w:cs="Arial" w:hint="eastAsia"/>
          <w:color w:val="000000"/>
          <w:spacing w:val="15"/>
          <w:szCs w:val="21"/>
        </w:rPr>
        <w:t>。</w:t>
      </w:r>
      <w:r w:rsidR="00826420">
        <w:rPr>
          <w:rFonts w:ascii="Arial" w:hAnsi="Arial" w:cs="Arial" w:hint="eastAsia"/>
          <w:color w:val="000000"/>
          <w:spacing w:val="15"/>
          <w:szCs w:val="21"/>
        </w:rPr>
        <w:t>为了</w:t>
      </w:r>
      <w:r w:rsidR="00F7258B">
        <w:rPr>
          <w:rFonts w:ascii="Arial" w:hAnsi="Arial" w:cs="Arial" w:hint="eastAsia"/>
          <w:color w:val="000000"/>
          <w:spacing w:val="15"/>
          <w:szCs w:val="21"/>
        </w:rPr>
        <w:t>更好分割小的病变</w:t>
      </w:r>
      <w:r w:rsidR="008F225B">
        <w:rPr>
          <w:rFonts w:ascii="Arial" w:hAnsi="Arial" w:cs="Arial"/>
          <w:color w:val="000000"/>
          <w:spacing w:val="15"/>
          <w:szCs w:val="21"/>
        </w:rPr>
        <w:t>B</w:t>
      </w:r>
      <w:r w:rsidR="008F225B">
        <w:rPr>
          <w:rFonts w:ascii="Arial" w:hAnsi="Arial" w:cs="Arial" w:hint="eastAsia"/>
          <w:color w:val="000000"/>
          <w:spacing w:val="15"/>
          <w:szCs w:val="21"/>
        </w:rPr>
        <w:t>ud</w:t>
      </w:r>
      <w:r w:rsidR="00D343E6">
        <w:rPr>
          <w:rFonts w:ascii="Arial" w:hAnsi="Arial" w:cs="Arial" w:hint="eastAsia"/>
          <w:color w:val="000000"/>
          <w:spacing w:val="15"/>
          <w:szCs w:val="21"/>
        </w:rPr>
        <w:t>ak</w:t>
      </w:r>
      <w:r w:rsidR="00D343E6">
        <w:rPr>
          <w:rFonts w:ascii="Arial" w:hAnsi="Arial" w:cs="Arial" w:hint="eastAsia"/>
          <w:color w:val="000000"/>
          <w:spacing w:val="15"/>
          <w:szCs w:val="21"/>
        </w:rPr>
        <w:t>等人引入了</w:t>
      </w:r>
      <w:r w:rsidR="00D343E6" w:rsidRPr="00D343E6">
        <w:rPr>
          <w:rFonts w:ascii="Arial" w:hAnsi="Arial" w:cs="Arial"/>
          <w:color w:val="000000"/>
          <w:spacing w:val="15"/>
          <w:szCs w:val="21"/>
        </w:rPr>
        <w:t>Focal Tversky Loss</w:t>
      </w:r>
      <w:r w:rsidR="00EB5587" w:rsidRPr="006D3248">
        <w:rPr>
          <w:rFonts w:ascii="Arial" w:hAnsi="Arial" w:cs="Arial" w:hint="eastAsia"/>
          <w:color w:val="000000"/>
          <w:spacing w:val="15"/>
          <w:szCs w:val="21"/>
        </w:rPr>
        <w:t xml:space="preserve"> </w:t>
      </w:r>
      <w:r w:rsidR="00E372D9">
        <w:rPr>
          <w:rFonts w:ascii="Arial" w:hAnsi="Arial" w:cs="Arial" w:hint="eastAsia"/>
          <w:color w:val="000000"/>
          <w:spacing w:val="15"/>
          <w:szCs w:val="21"/>
        </w:rPr>
        <w:t>，提高</w:t>
      </w:r>
      <w:r w:rsidR="008A6658">
        <w:rPr>
          <w:rFonts w:ascii="Arial" w:hAnsi="Arial" w:cs="Arial" w:hint="eastAsia"/>
          <w:color w:val="000000"/>
          <w:spacing w:val="15"/>
          <w:szCs w:val="21"/>
        </w:rPr>
        <w:t>小的病变对损失</w:t>
      </w:r>
      <w:r w:rsidR="000718FB">
        <w:rPr>
          <w:rFonts w:ascii="Arial" w:hAnsi="Arial" w:cs="Arial" w:hint="eastAsia"/>
          <w:color w:val="000000"/>
          <w:spacing w:val="15"/>
          <w:szCs w:val="21"/>
        </w:rPr>
        <w:t>的贡献</w:t>
      </w:r>
      <w:r w:rsidR="00BC6713" w:rsidRPr="00BC6713">
        <w:rPr>
          <w:rFonts w:eastAsiaTheme="minorHAnsi" w:cs="Arial"/>
          <w:color w:val="000000"/>
          <w:spacing w:val="15"/>
          <w:szCs w:val="21"/>
          <w:vertAlign w:val="superscript"/>
        </w:rPr>
        <w:fldChar w:fldCharType="begin"/>
      </w:r>
      <w:r w:rsidR="00BC6713" w:rsidRPr="00BC6713">
        <w:rPr>
          <w:rFonts w:eastAsiaTheme="minorHAnsi" w:cs="Arial"/>
          <w:color w:val="000000"/>
          <w:spacing w:val="15"/>
          <w:szCs w:val="21"/>
          <w:vertAlign w:val="superscript"/>
        </w:rPr>
        <w:instrText xml:space="preserve"> </w:instrText>
      </w:r>
      <w:r w:rsidR="00BC6713" w:rsidRPr="00BC6713">
        <w:rPr>
          <w:rFonts w:eastAsiaTheme="minorHAnsi" w:cs="Arial" w:hint="eastAsia"/>
          <w:color w:val="000000"/>
          <w:spacing w:val="15"/>
          <w:szCs w:val="21"/>
          <w:vertAlign w:val="superscript"/>
        </w:rPr>
        <w:instrText>REF _Ref107332335 \r \h</w:instrText>
      </w:r>
      <w:r w:rsidR="00BC6713" w:rsidRPr="00BC6713">
        <w:rPr>
          <w:rFonts w:eastAsiaTheme="minorHAnsi" w:cs="Arial"/>
          <w:color w:val="000000"/>
          <w:spacing w:val="15"/>
          <w:szCs w:val="21"/>
          <w:vertAlign w:val="superscript"/>
        </w:rPr>
        <w:instrText xml:space="preserve">  \* MERGEFORMAT </w:instrText>
      </w:r>
      <w:r w:rsidR="00BC6713" w:rsidRPr="00BC6713">
        <w:rPr>
          <w:rFonts w:eastAsiaTheme="minorHAnsi" w:cs="Arial"/>
          <w:color w:val="000000"/>
          <w:spacing w:val="15"/>
          <w:szCs w:val="21"/>
          <w:vertAlign w:val="superscript"/>
        </w:rPr>
      </w:r>
      <w:r w:rsidR="00BC6713" w:rsidRPr="00BC6713">
        <w:rPr>
          <w:rFonts w:eastAsiaTheme="minorHAnsi" w:cs="Arial"/>
          <w:color w:val="000000"/>
          <w:spacing w:val="15"/>
          <w:szCs w:val="21"/>
          <w:vertAlign w:val="superscript"/>
        </w:rPr>
        <w:fldChar w:fldCharType="separate"/>
      </w:r>
      <w:ins w:id="66" w:author="tang chi" w:date="2022-07-26T21:49:00Z">
        <w:r w:rsidR="00185C0B">
          <w:rPr>
            <w:rFonts w:eastAsiaTheme="minorHAnsi" w:cs="Arial"/>
            <w:color w:val="000000"/>
            <w:spacing w:val="15"/>
            <w:szCs w:val="21"/>
            <w:vertAlign w:val="superscript"/>
          </w:rPr>
          <w:t>[22]</w:t>
        </w:r>
      </w:ins>
      <w:del w:id="67" w:author="tang chi" w:date="2022-07-26T21:49:00Z">
        <w:r w:rsidR="00BC6713" w:rsidRPr="00BC6713" w:rsidDel="00185C0B">
          <w:rPr>
            <w:rFonts w:eastAsiaTheme="minorHAnsi" w:cs="Arial"/>
            <w:color w:val="000000"/>
            <w:spacing w:val="15"/>
            <w:szCs w:val="21"/>
            <w:vertAlign w:val="superscript"/>
          </w:rPr>
          <w:delText>[17]</w:delText>
        </w:r>
      </w:del>
      <w:r w:rsidR="00BC6713" w:rsidRPr="00BC6713">
        <w:rPr>
          <w:rFonts w:eastAsiaTheme="minorHAnsi" w:cs="Arial"/>
          <w:color w:val="000000"/>
          <w:spacing w:val="15"/>
          <w:szCs w:val="21"/>
          <w:vertAlign w:val="superscript"/>
        </w:rPr>
        <w:fldChar w:fldCharType="end"/>
      </w:r>
      <w:r w:rsidR="000718FB">
        <w:rPr>
          <w:rFonts w:ascii="Arial" w:hAnsi="Arial" w:cs="Arial" w:hint="eastAsia"/>
          <w:color w:val="000000"/>
          <w:spacing w:val="15"/>
          <w:szCs w:val="21"/>
        </w:rPr>
        <w:t>。</w:t>
      </w:r>
      <w:commentRangeEnd w:id="35"/>
      <w:r w:rsidR="00F14044">
        <w:rPr>
          <w:rStyle w:val="ad"/>
        </w:rPr>
        <w:commentReference w:id="35"/>
      </w:r>
      <w:ins w:id="68" w:author="tang chi" w:date="2022-07-21T08:05:00Z">
        <w:r w:rsidR="007735FD" w:rsidRPr="007735FD">
          <w:rPr>
            <w:rFonts w:ascii="Arial" w:hAnsi="Arial" w:cs="Arial"/>
            <w:color w:val="000000"/>
            <w:spacing w:val="15"/>
            <w:szCs w:val="21"/>
          </w:rPr>
          <w:t xml:space="preserve"> </w:t>
        </w:r>
        <w:proofErr w:type="spellStart"/>
        <w:r w:rsidR="007735FD">
          <w:rPr>
            <w:rFonts w:ascii="Arial" w:hAnsi="Arial" w:cs="Arial"/>
            <w:color w:val="000000"/>
            <w:spacing w:val="15"/>
            <w:szCs w:val="21"/>
          </w:rPr>
          <w:t>MultiR</w:t>
        </w:r>
        <w:proofErr w:type="spellEnd"/>
        <w:r w:rsidR="007735FD">
          <w:rPr>
            <w:rFonts w:ascii="Arial" w:hAnsi="Arial" w:cs="Arial"/>
            <w:color w:val="000000"/>
            <w:spacing w:val="15"/>
            <w:szCs w:val="21"/>
          </w:rPr>
          <w:t>-Ne</w:t>
        </w:r>
      </w:ins>
      <w:ins w:id="69" w:author="tang chi" w:date="2022-07-26T21:46:00Z">
        <w:r w:rsidR="00185C0B">
          <w:rPr>
            <w:rFonts w:ascii="Arial" w:hAnsi="Arial" w:cs="Arial" w:hint="eastAsia"/>
            <w:color w:val="000000"/>
            <w:spacing w:val="15"/>
            <w:szCs w:val="21"/>
          </w:rPr>
          <w:t>t</w:t>
        </w:r>
      </w:ins>
      <w:ins w:id="70" w:author="tang chi" w:date="2022-07-26T21:47:00Z">
        <w:r w:rsidR="00185C0B" w:rsidRPr="00185C0B">
          <w:rPr>
            <w:rFonts w:ascii="Arial" w:hAnsi="Arial" w:cs="Arial"/>
            <w:color w:val="000000"/>
            <w:spacing w:val="15"/>
            <w:szCs w:val="21"/>
            <w:vertAlign w:val="superscript"/>
            <w:rPrChange w:id="71" w:author="tang chi" w:date="2022-07-26T21:47:00Z">
              <w:rPr>
                <w:rFonts w:ascii="Arial" w:hAnsi="Arial" w:cs="Arial"/>
                <w:color w:val="000000"/>
                <w:spacing w:val="15"/>
                <w:szCs w:val="21"/>
              </w:rPr>
            </w:rPrChange>
          </w:rPr>
          <w:fldChar w:fldCharType="begin"/>
        </w:r>
        <w:r w:rsidR="00185C0B" w:rsidRPr="00185C0B">
          <w:rPr>
            <w:rFonts w:ascii="Arial" w:hAnsi="Arial" w:cs="Arial"/>
            <w:color w:val="000000"/>
            <w:spacing w:val="15"/>
            <w:szCs w:val="21"/>
            <w:vertAlign w:val="superscript"/>
            <w:rPrChange w:id="72" w:author="tang chi" w:date="2022-07-26T21:47:00Z">
              <w:rPr>
                <w:rFonts w:ascii="Arial" w:hAnsi="Arial" w:cs="Arial"/>
                <w:color w:val="000000"/>
                <w:spacing w:val="15"/>
                <w:szCs w:val="21"/>
              </w:rPr>
            </w:rPrChange>
          </w:rPr>
          <w:instrText xml:space="preserve"> REF _Ref109763752 \r \h </w:instrText>
        </w:r>
      </w:ins>
      <w:r w:rsidR="00185C0B">
        <w:rPr>
          <w:rFonts w:ascii="Arial" w:hAnsi="Arial" w:cs="Arial"/>
          <w:color w:val="000000"/>
          <w:spacing w:val="15"/>
          <w:szCs w:val="21"/>
          <w:vertAlign w:val="superscript"/>
        </w:rPr>
        <w:instrText xml:space="preserve"> \* MERGEFORMAT </w:instrText>
      </w:r>
      <w:r w:rsidR="00185C0B" w:rsidRPr="00573D1E">
        <w:rPr>
          <w:rFonts w:ascii="Arial" w:hAnsi="Arial" w:cs="Arial"/>
          <w:color w:val="000000"/>
          <w:spacing w:val="15"/>
          <w:szCs w:val="21"/>
          <w:vertAlign w:val="superscript"/>
        </w:rPr>
      </w:r>
      <w:r w:rsidR="00185C0B" w:rsidRPr="00185C0B">
        <w:rPr>
          <w:rFonts w:ascii="Arial" w:hAnsi="Arial" w:cs="Arial"/>
          <w:color w:val="000000"/>
          <w:spacing w:val="15"/>
          <w:szCs w:val="21"/>
          <w:vertAlign w:val="superscript"/>
          <w:rPrChange w:id="73" w:author="tang chi" w:date="2022-07-26T21:47:00Z">
            <w:rPr>
              <w:rFonts w:ascii="Arial" w:hAnsi="Arial" w:cs="Arial"/>
              <w:color w:val="000000"/>
              <w:spacing w:val="15"/>
              <w:szCs w:val="21"/>
            </w:rPr>
          </w:rPrChange>
        </w:rPr>
        <w:fldChar w:fldCharType="separate"/>
      </w:r>
      <w:ins w:id="74" w:author="tang chi" w:date="2022-07-26T21:49:00Z">
        <w:r w:rsidR="00185C0B">
          <w:rPr>
            <w:rFonts w:ascii="Arial" w:hAnsi="Arial" w:cs="Arial"/>
            <w:color w:val="000000"/>
            <w:spacing w:val="15"/>
            <w:szCs w:val="21"/>
            <w:vertAlign w:val="superscript"/>
          </w:rPr>
          <w:t>[18]</w:t>
        </w:r>
      </w:ins>
      <w:ins w:id="75" w:author="tang chi" w:date="2022-07-26T21:47:00Z">
        <w:r w:rsidR="00185C0B" w:rsidRPr="00185C0B">
          <w:rPr>
            <w:rFonts w:ascii="Arial" w:hAnsi="Arial" w:cs="Arial"/>
            <w:color w:val="000000"/>
            <w:spacing w:val="15"/>
            <w:szCs w:val="21"/>
            <w:vertAlign w:val="superscript"/>
            <w:rPrChange w:id="76" w:author="tang chi" w:date="2022-07-26T21:47:00Z">
              <w:rPr>
                <w:rFonts w:ascii="Arial" w:hAnsi="Arial" w:cs="Arial"/>
                <w:color w:val="000000"/>
                <w:spacing w:val="15"/>
                <w:szCs w:val="21"/>
              </w:rPr>
            </w:rPrChange>
          </w:rPr>
          <w:fldChar w:fldCharType="end"/>
        </w:r>
      </w:ins>
      <w:ins w:id="77" w:author="tang chi" w:date="2022-07-21T08:05:00Z">
        <w:r w:rsidR="007735FD">
          <w:rPr>
            <w:rFonts w:ascii="Arial" w:hAnsi="Arial" w:cs="Arial" w:hint="eastAsia"/>
            <w:color w:val="000000"/>
            <w:spacing w:val="15"/>
            <w:szCs w:val="21"/>
          </w:rPr>
          <w:t>结合了</w:t>
        </w:r>
        <w:r w:rsidR="007735FD">
          <w:rPr>
            <w:rFonts w:ascii="Arial" w:hAnsi="Arial" w:cs="Arial" w:hint="eastAsia"/>
            <w:color w:val="000000"/>
            <w:spacing w:val="15"/>
            <w:szCs w:val="21"/>
          </w:rPr>
          <w:t>C</w:t>
        </w:r>
        <w:r w:rsidR="007735FD">
          <w:rPr>
            <w:rFonts w:ascii="Arial" w:hAnsi="Arial" w:cs="Arial"/>
            <w:color w:val="000000"/>
            <w:spacing w:val="15"/>
            <w:szCs w:val="21"/>
          </w:rPr>
          <w:t>OVID-19</w:t>
        </w:r>
        <w:r w:rsidR="007735FD">
          <w:rPr>
            <w:rFonts w:ascii="Arial" w:hAnsi="Arial" w:cs="Arial" w:hint="eastAsia"/>
            <w:color w:val="000000"/>
            <w:spacing w:val="15"/>
            <w:szCs w:val="21"/>
          </w:rPr>
          <w:t>的分类与</w:t>
        </w:r>
      </w:ins>
      <w:ins w:id="78" w:author="tang chi" w:date="2022-07-21T08:06:00Z">
        <w:r w:rsidR="007735FD">
          <w:rPr>
            <w:rFonts w:ascii="Arial" w:hAnsi="Arial" w:cs="Arial" w:hint="eastAsia"/>
            <w:color w:val="000000"/>
            <w:spacing w:val="15"/>
            <w:szCs w:val="21"/>
          </w:rPr>
          <w:t>分割任务，提出新的损失函数</w:t>
        </w:r>
      </w:ins>
      <w:ins w:id="79" w:author="tang chi" w:date="2022-07-21T08:07:00Z">
        <w:r w:rsidR="007735FD">
          <w:rPr>
            <w:rFonts w:ascii="Arial" w:hAnsi="Arial" w:cs="Arial" w:hint="eastAsia"/>
            <w:color w:val="000000"/>
            <w:spacing w:val="15"/>
            <w:szCs w:val="21"/>
          </w:rPr>
          <w:t>加强</w:t>
        </w:r>
      </w:ins>
      <w:ins w:id="80" w:author="tang chi" w:date="2022-07-21T08:08:00Z">
        <w:r w:rsidR="007735FD">
          <w:rPr>
            <w:rFonts w:ascii="Arial" w:hAnsi="Arial" w:cs="Arial" w:hint="eastAsia"/>
            <w:color w:val="000000"/>
            <w:spacing w:val="15"/>
            <w:szCs w:val="21"/>
          </w:rPr>
          <w:t>了</w:t>
        </w:r>
      </w:ins>
      <w:ins w:id="81" w:author="tang chi" w:date="2022-07-21T08:07:00Z">
        <w:r w:rsidR="007735FD">
          <w:rPr>
            <w:rFonts w:ascii="Arial" w:hAnsi="Arial" w:cs="Arial" w:hint="eastAsia"/>
            <w:color w:val="000000"/>
            <w:spacing w:val="15"/>
            <w:szCs w:val="21"/>
          </w:rPr>
          <w:t>两个子网络的交互。</w:t>
        </w:r>
      </w:ins>
    </w:p>
    <w:p w14:paraId="0DC7945D" w14:textId="77777777" w:rsidR="00A85EA8" w:rsidRDefault="00A85EA8"/>
    <w:p w14:paraId="4D34E727" w14:textId="1621A40D" w:rsidR="00DF17EA" w:rsidRPr="00726911" w:rsidRDefault="00A905EE">
      <w:pPr>
        <w:rPr>
          <w:b/>
          <w:bCs/>
        </w:rPr>
      </w:pPr>
      <w:r>
        <w:rPr>
          <w:b/>
          <w:bCs/>
        </w:rPr>
        <w:t>B</w:t>
      </w:r>
      <w:r w:rsidR="00286A4F" w:rsidRPr="00726911">
        <w:rPr>
          <w:rFonts w:hint="eastAsia"/>
          <w:b/>
          <w:bCs/>
        </w:rPr>
        <w:t>边缘检测</w:t>
      </w:r>
    </w:p>
    <w:p w14:paraId="6CE3DD18" w14:textId="664FE24B" w:rsidR="007735FD" w:rsidRDefault="00482B79">
      <w:pPr>
        <w:rPr>
          <w:ins w:id="82" w:author="tang chi" w:date="2022-07-21T08:17:00Z"/>
          <w:szCs w:val="21"/>
        </w:rPr>
      </w:pPr>
      <w:r w:rsidRPr="00DE4793">
        <w:rPr>
          <w:rFonts w:hint="eastAsia"/>
          <w:szCs w:val="21"/>
        </w:rPr>
        <w:t>图像边缘是图像最基本的</w:t>
      </w:r>
      <w:r w:rsidR="000F004B" w:rsidRPr="00DE4793">
        <w:rPr>
          <w:rFonts w:hint="eastAsia"/>
          <w:szCs w:val="21"/>
        </w:rPr>
        <w:t>特征，</w:t>
      </w:r>
      <w:r w:rsidR="00684D3F" w:rsidRPr="00DE4793">
        <w:rPr>
          <w:rFonts w:hint="eastAsia"/>
          <w:szCs w:val="21"/>
        </w:rPr>
        <w:t>边缘检测</w:t>
      </w:r>
      <w:r w:rsidR="009A4D32" w:rsidRPr="00DE4793">
        <w:rPr>
          <w:rFonts w:hint="eastAsia"/>
          <w:szCs w:val="21"/>
        </w:rPr>
        <w:t>作为图像处理的</w:t>
      </w:r>
      <w:r w:rsidR="005E14FF" w:rsidRPr="00DE4793">
        <w:rPr>
          <w:rFonts w:hint="eastAsia"/>
          <w:szCs w:val="21"/>
        </w:rPr>
        <w:t>基本工具</w:t>
      </w:r>
      <w:r w:rsidR="00011B2F" w:rsidRPr="00DE4793">
        <w:rPr>
          <w:rFonts w:hint="eastAsia"/>
          <w:szCs w:val="21"/>
        </w:rPr>
        <w:t>，用以提取图像的边缘特征</w:t>
      </w:r>
      <w:r w:rsidR="00F0355A" w:rsidRPr="00F0355A">
        <w:rPr>
          <w:szCs w:val="21"/>
          <w:vertAlign w:val="superscript"/>
        </w:rPr>
        <w:fldChar w:fldCharType="begin"/>
      </w:r>
      <w:r w:rsidR="00F0355A" w:rsidRPr="00F0355A">
        <w:rPr>
          <w:szCs w:val="21"/>
          <w:vertAlign w:val="superscript"/>
        </w:rPr>
        <w:instrText xml:space="preserve"> </w:instrText>
      </w:r>
      <w:r w:rsidR="00F0355A" w:rsidRPr="00F0355A">
        <w:rPr>
          <w:rFonts w:hint="eastAsia"/>
          <w:szCs w:val="21"/>
          <w:vertAlign w:val="superscript"/>
        </w:rPr>
        <w:instrText>REF _Ref107333568 \r \h</w:instrText>
      </w:r>
      <w:r w:rsidR="00F0355A" w:rsidRPr="00F0355A">
        <w:rPr>
          <w:szCs w:val="21"/>
          <w:vertAlign w:val="superscript"/>
        </w:rPr>
        <w:instrText xml:space="preserve"> </w:instrText>
      </w:r>
      <w:r w:rsidR="00F0355A">
        <w:rPr>
          <w:szCs w:val="21"/>
          <w:vertAlign w:val="superscript"/>
        </w:rPr>
        <w:instrText xml:space="preserve"> \* MERGEFORMAT </w:instrText>
      </w:r>
      <w:r w:rsidR="00F0355A" w:rsidRPr="00F0355A">
        <w:rPr>
          <w:szCs w:val="21"/>
          <w:vertAlign w:val="superscript"/>
        </w:rPr>
      </w:r>
      <w:r w:rsidR="00F0355A" w:rsidRPr="00F0355A">
        <w:rPr>
          <w:szCs w:val="21"/>
          <w:vertAlign w:val="superscript"/>
        </w:rPr>
        <w:fldChar w:fldCharType="separate"/>
      </w:r>
      <w:ins w:id="83" w:author="tang chi" w:date="2022-07-26T21:49:00Z">
        <w:r w:rsidR="00185C0B">
          <w:rPr>
            <w:szCs w:val="21"/>
            <w:vertAlign w:val="superscript"/>
          </w:rPr>
          <w:t>[24]</w:t>
        </w:r>
      </w:ins>
      <w:del w:id="84" w:author="tang chi" w:date="2022-07-26T21:49:00Z">
        <w:r w:rsidR="00F0355A" w:rsidRPr="00F0355A" w:rsidDel="00185C0B">
          <w:rPr>
            <w:szCs w:val="21"/>
            <w:vertAlign w:val="superscript"/>
          </w:rPr>
          <w:delText>[18]</w:delText>
        </w:r>
      </w:del>
      <w:r w:rsidR="00F0355A" w:rsidRPr="00F0355A">
        <w:rPr>
          <w:szCs w:val="21"/>
          <w:vertAlign w:val="superscript"/>
        </w:rPr>
        <w:fldChar w:fldCharType="end"/>
      </w:r>
      <w:r w:rsidR="00011B2F" w:rsidRPr="00DE4793">
        <w:rPr>
          <w:rFonts w:hint="eastAsia"/>
          <w:szCs w:val="21"/>
        </w:rPr>
        <w:t>。</w:t>
      </w:r>
      <w:del w:id="85" w:author="tang chi" w:date="2022-07-21T07:33:00Z">
        <w:r w:rsidR="0049527E" w:rsidRPr="00DE4793" w:rsidDel="007735FD">
          <w:rPr>
            <w:rFonts w:hint="eastAsia"/>
            <w:szCs w:val="21"/>
          </w:rPr>
          <w:delText>边缘</w:delText>
        </w:r>
        <w:r w:rsidR="0058235C" w:rsidRPr="00DE4793" w:rsidDel="007735FD">
          <w:rPr>
            <w:rFonts w:hint="eastAsia"/>
            <w:szCs w:val="21"/>
          </w:rPr>
          <w:delText>算子</w:delText>
        </w:r>
        <w:r w:rsidR="00427260" w:rsidRPr="00DE4793" w:rsidDel="007735FD">
          <w:rPr>
            <w:rFonts w:hint="eastAsia"/>
            <w:szCs w:val="21"/>
          </w:rPr>
          <w:delText>根据</w:delText>
        </w:r>
        <w:r w:rsidR="0058235C" w:rsidRPr="00DE4793" w:rsidDel="007735FD">
          <w:rPr>
            <w:rFonts w:hint="eastAsia"/>
            <w:szCs w:val="21"/>
          </w:rPr>
          <w:delText>检测的原理，</w:delText>
        </w:r>
        <w:r w:rsidR="00341791" w:rsidRPr="00DE4793" w:rsidDel="007735FD">
          <w:rPr>
            <w:rFonts w:hint="eastAsia"/>
            <w:szCs w:val="21"/>
          </w:rPr>
          <w:delText>主要</w:delText>
        </w:r>
        <w:r w:rsidR="0058235C" w:rsidRPr="00DE4793" w:rsidDel="007735FD">
          <w:rPr>
            <w:rFonts w:hint="eastAsia"/>
            <w:szCs w:val="21"/>
          </w:rPr>
          <w:delText>可分为</w:delText>
        </w:r>
        <w:r w:rsidR="0049527E" w:rsidRPr="00DE4793" w:rsidDel="007735FD">
          <w:rPr>
            <w:rFonts w:hint="eastAsia"/>
            <w:szCs w:val="21"/>
          </w:rPr>
          <w:delText>一阶导数</w:delText>
        </w:r>
        <w:r w:rsidR="00481795" w:rsidRPr="00DE4793" w:rsidDel="007735FD">
          <w:rPr>
            <w:rFonts w:hint="eastAsia"/>
            <w:szCs w:val="21"/>
          </w:rPr>
          <w:delText>、二阶导数</w:delText>
        </w:r>
        <w:r w:rsidR="006D7F48" w:rsidRPr="00DE4793" w:rsidDel="007735FD">
          <w:rPr>
            <w:rFonts w:hint="eastAsia"/>
            <w:szCs w:val="21"/>
          </w:rPr>
          <w:delText>两类边缘算子。</w:delText>
        </w:r>
      </w:del>
      <w:del w:id="86" w:author="tang chi" w:date="2022-07-21T07:28:00Z">
        <w:r w:rsidR="001627F5" w:rsidRPr="00DE4793" w:rsidDel="007735FD">
          <w:rPr>
            <w:rFonts w:hint="eastAsia"/>
            <w:szCs w:val="21"/>
          </w:rPr>
          <w:delText>其中Sobel</w:delText>
        </w:r>
        <w:r w:rsidR="004B03B3" w:rsidRPr="004B03B3" w:rsidDel="007735FD">
          <w:rPr>
            <w:szCs w:val="21"/>
            <w:vertAlign w:val="superscript"/>
          </w:rPr>
          <w:fldChar w:fldCharType="begin"/>
        </w:r>
        <w:r w:rsidR="004B03B3" w:rsidRPr="004B03B3" w:rsidDel="007735FD">
          <w:rPr>
            <w:szCs w:val="21"/>
            <w:vertAlign w:val="superscript"/>
          </w:rPr>
          <w:delInstrText xml:space="preserve"> </w:delInstrText>
        </w:r>
        <w:r w:rsidR="004B03B3" w:rsidRPr="004B03B3" w:rsidDel="007735FD">
          <w:rPr>
            <w:rFonts w:hint="eastAsia"/>
            <w:szCs w:val="21"/>
            <w:vertAlign w:val="superscript"/>
          </w:rPr>
          <w:delInstrText>REF _Ref107333653 \r \h</w:delInstrText>
        </w:r>
        <w:r w:rsidR="004B03B3" w:rsidRPr="004B03B3" w:rsidDel="007735FD">
          <w:rPr>
            <w:szCs w:val="21"/>
            <w:vertAlign w:val="superscript"/>
          </w:rPr>
          <w:delInstrText xml:space="preserve"> </w:delInstrText>
        </w:r>
        <w:r w:rsidR="004B03B3" w:rsidDel="007735FD">
          <w:rPr>
            <w:szCs w:val="21"/>
            <w:vertAlign w:val="superscript"/>
          </w:rPr>
          <w:delInstrText xml:space="preserve"> \* MERGEFORMAT </w:delInstrText>
        </w:r>
        <w:r w:rsidR="004B03B3" w:rsidRPr="004B03B3" w:rsidDel="007735FD">
          <w:rPr>
            <w:szCs w:val="21"/>
            <w:vertAlign w:val="superscript"/>
          </w:rPr>
        </w:r>
        <w:r w:rsidR="004B03B3" w:rsidRPr="004B03B3" w:rsidDel="007735FD">
          <w:rPr>
            <w:szCs w:val="21"/>
            <w:vertAlign w:val="superscript"/>
          </w:rPr>
          <w:fldChar w:fldCharType="separate"/>
        </w:r>
        <w:r w:rsidR="004B03B3" w:rsidRPr="004B03B3" w:rsidDel="007735FD">
          <w:rPr>
            <w:szCs w:val="21"/>
            <w:vertAlign w:val="superscript"/>
          </w:rPr>
          <w:delText>[19]</w:delText>
        </w:r>
        <w:r w:rsidR="004B03B3" w:rsidRPr="004B03B3" w:rsidDel="007735FD">
          <w:rPr>
            <w:szCs w:val="21"/>
            <w:vertAlign w:val="superscript"/>
          </w:rPr>
          <w:fldChar w:fldCharType="end"/>
        </w:r>
        <w:r w:rsidR="001627F5" w:rsidRPr="00DE4793" w:rsidDel="007735FD">
          <w:rPr>
            <w:rFonts w:hint="eastAsia"/>
            <w:szCs w:val="21"/>
          </w:rPr>
          <w:delText>算子</w:delText>
        </w:r>
        <w:r w:rsidR="00CB77DF" w:rsidRPr="00DE4793" w:rsidDel="007735FD">
          <w:rPr>
            <w:rFonts w:hint="eastAsia"/>
            <w:szCs w:val="21"/>
          </w:rPr>
          <w:delText>作为一阶导数边缘算子</w:delText>
        </w:r>
        <w:r w:rsidR="00854D3B" w:rsidRPr="00DE4793" w:rsidDel="007735FD">
          <w:rPr>
            <w:rFonts w:hint="eastAsia"/>
            <w:szCs w:val="21"/>
          </w:rPr>
          <w:delText>，其结合高斯</w:delText>
        </w:r>
        <w:r w:rsidR="00A04ABF" w:rsidRPr="00DE4793" w:rsidDel="007735FD">
          <w:rPr>
            <w:rFonts w:hint="eastAsia"/>
            <w:szCs w:val="21"/>
          </w:rPr>
          <w:delText>平滑与微分求导</w:delText>
        </w:r>
        <w:r w:rsidR="006B6860" w:rsidRPr="00DE4793" w:rsidDel="007735FD">
          <w:rPr>
            <w:rFonts w:hint="eastAsia"/>
            <w:szCs w:val="21"/>
          </w:rPr>
          <w:delText>分别在X、Y</w:delText>
        </w:r>
        <w:r w:rsidR="00437467" w:rsidRPr="00DE4793" w:rsidDel="007735FD">
          <w:rPr>
            <w:rFonts w:hint="eastAsia"/>
            <w:szCs w:val="21"/>
          </w:rPr>
          <w:delText>方向上求导</w:delText>
        </w:r>
        <w:r w:rsidR="002E58ED" w:rsidRPr="00DE4793" w:rsidDel="007735FD">
          <w:rPr>
            <w:rFonts w:hint="eastAsia"/>
            <w:szCs w:val="21"/>
          </w:rPr>
          <w:delText>，结合两个求导结果</w:delText>
        </w:r>
        <w:r w:rsidR="006B7A16" w:rsidRPr="00DE4793" w:rsidDel="007735FD">
          <w:rPr>
            <w:rFonts w:hint="eastAsia"/>
            <w:szCs w:val="21"/>
          </w:rPr>
          <w:delText>提取边缘。</w:delText>
        </w:r>
        <w:r w:rsidR="00A90A69" w:rsidRPr="00DE4793" w:rsidDel="007735FD">
          <w:rPr>
            <w:szCs w:val="21"/>
          </w:rPr>
          <w:delText>Laplace算子则是二阶导数算子。</w:delText>
        </w:r>
        <w:r w:rsidR="00763060" w:rsidRPr="00DE4793" w:rsidDel="007735FD">
          <w:rPr>
            <w:rFonts w:hint="eastAsia"/>
            <w:szCs w:val="21"/>
          </w:rPr>
          <w:delText>由于</w:delText>
        </w:r>
        <w:r w:rsidR="003E39BB" w:rsidRPr="00DE4793" w:rsidDel="007735FD">
          <w:rPr>
            <w:rFonts w:hint="eastAsia"/>
            <w:szCs w:val="21"/>
          </w:rPr>
          <w:delText>图像的边缘像素值会出现大的波动</w:delText>
        </w:r>
        <w:r w:rsidR="00A90A69" w:rsidRPr="00DE4793" w:rsidDel="007735FD">
          <w:rPr>
            <w:szCs w:val="21"/>
          </w:rPr>
          <w:delText>，对这些像素求导会出现极值。</w:delText>
        </w:r>
        <w:r w:rsidR="00953D75" w:rsidRPr="00DE4793" w:rsidDel="007735FD">
          <w:rPr>
            <w:rFonts w:hint="eastAsia"/>
            <w:szCs w:val="21"/>
          </w:rPr>
          <w:delText>极值处的二阶导数为0，</w:delText>
        </w:r>
        <w:r w:rsidR="00442136" w:rsidRPr="00DE4793" w:rsidDel="007735FD">
          <w:rPr>
            <w:rFonts w:hint="eastAsia"/>
            <w:szCs w:val="21"/>
          </w:rPr>
          <w:delText>则可以</w:delText>
        </w:r>
        <w:r w:rsidR="00A90A69" w:rsidRPr="00DE4793" w:rsidDel="007735FD">
          <w:rPr>
            <w:szCs w:val="21"/>
          </w:rPr>
          <w:delText>用二阶导数来检测图像边缘</w:delText>
        </w:r>
        <w:r w:rsidR="00222564" w:rsidRPr="00222564" w:rsidDel="007735FD">
          <w:rPr>
            <w:szCs w:val="21"/>
            <w:vertAlign w:val="superscript"/>
          </w:rPr>
          <w:fldChar w:fldCharType="begin"/>
        </w:r>
        <w:r w:rsidR="00222564" w:rsidRPr="00222564" w:rsidDel="007735FD">
          <w:rPr>
            <w:szCs w:val="21"/>
            <w:vertAlign w:val="superscript"/>
          </w:rPr>
          <w:delInstrText xml:space="preserve"> REF _Ref107333568 \r \h </w:delInstrText>
        </w:r>
        <w:r w:rsidR="00222564" w:rsidDel="007735FD">
          <w:rPr>
            <w:szCs w:val="21"/>
            <w:vertAlign w:val="superscript"/>
          </w:rPr>
          <w:delInstrText xml:space="preserve"> \* MERGEFORMAT </w:delInstrText>
        </w:r>
        <w:r w:rsidR="00222564" w:rsidRPr="00222564" w:rsidDel="007735FD">
          <w:rPr>
            <w:szCs w:val="21"/>
            <w:vertAlign w:val="superscript"/>
          </w:rPr>
        </w:r>
        <w:r w:rsidR="00222564" w:rsidRPr="00222564" w:rsidDel="007735FD">
          <w:rPr>
            <w:szCs w:val="21"/>
            <w:vertAlign w:val="superscript"/>
          </w:rPr>
          <w:fldChar w:fldCharType="separate"/>
        </w:r>
        <w:r w:rsidR="00222564" w:rsidRPr="00222564" w:rsidDel="007735FD">
          <w:rPr>
            <w:szCs w:val="21"/>
            <w:vertAlign w:val="superscript"/>
          </w:rPr>
          <w:delText>[18]</w:delText>
        </w:r>
        <w:r w:rsidR="00222564" w:rsidRPr="00222564" w:rsidDel="007735FD">
          <w:rPr>
            <w:szCs w:val="21"/>
            <w:vertAlign w:val="superscript"/>
          </w:rPr>
          <w:fldChar w:fldCharType="end"/>
        </w:r>
        <w:r w:rsidR="00A90A69" w:rsidRPr="00DE4793" w:rsidDel="007735FD">
          <w:rPr>
            <w:szCs w:val="21"/>
          </w:rPr>
          <w:delText>。</w:delText>
        </w:r>
      </w:del>
    </w:p>
    <w:p w14:paraId="75858BEB" w14:textId="4CD22AC8" w:rsidR="00A905EE" w:rsidDel="007735FD" w:rsidRDefault="007735FD">
      <w:pPr>
        <w:rPr>
          <w:del w:id="87" w:author="tang chi" w:date="2022-07-21T08:03:00Z"/>
          <w:rFonts w:ascii="Arial" w:hAnsi="Arial" w:cs="Arial"/>
          <w:color w:val="000000"/>
          <w:spacing w:val="15"/>
          <w:szCs w:val="21"/>
        </w:rPr>
      </w:pPr>
      <w:ins w:id="88" w:author="tang chi" w:date="2022-07-21T08:17:00Z">
        <w:r>
          <w:rPr>
            <w:rFonts w:hint="eastAsia"/>
            <w:szCs w:val="21"/>
          </w:rPr>
          <w:t>随着深度的学习的发展，结合</w:t>
        </w:r>
      </w:ins>
      <w:ins w:id="89" w:author="tang chi" w:date="2022-07-21T08:18:00Z">
        <w:r>
          <w:rPr>
            <w:rFonts w:hint="eastAsia"/>
            <w:szCs w:val="21"/>
          </w:rPr>
          <w:t>深度学习的边缘检测方法被广泛提出</w:t>
        </w:r>
      </w:ins>
      <w:ins w:id="90" w:author="tang chi" w:date="2022-07-21T08:19:00Z">
        <w:r>
          <w:rPr>
            <w:rFonts w:hint="eastAsia"/>
            <w:szCs w:val="21"/>
          </w:rPr>
          <w:t>。He</w:t>
        </w:r>
      </w:ins>
      <w:ins w:id="91" w:author="tang chi" w:date="2022-07-26T21:36:00Z">
        <w:r w:rsidR="00353AE3" w:rsidRPr="00A43E73">
          <w:rPr>
            <w:szCs w:val="21"/>
            <w:vertAlign w:val="superscript"/>
            <w:rPrChange w:id="92" w:author="tang chi" w:date="2022-07-26T21:44:00Z">
              <w:rPr>
                <w:szCs w:val="21"/>
              </w:rPr>
            </w:rPrChange>
          </w:rPr>
          <w:fldChar w:fldCharType="begin"/>
        </w:r>
        <w:r w:rsidR="00353AE3" w:rsidRPr="00A43E73">
          <w:rPr>
            <w:szCs w:val="21"/>
            <w:vertAlign w:val="superscript"/>
            <w:rPrChange w:id="93" w:author="tang chi" w:date="2022-07-26T21:44:00Z">
              <w:rPr>
                <w:szCs w:val="21"/>
              </w:rPr>
            </w:rPrChange>
          </w:rPr>
          <w:instrText xml:space="preserve"> REF _Ref109763828 \r \h </w:instrText>
        </w:r>
      </w:ins>
      <w:r w:rsidR="00A43E73">
        <w:rPr>
          <w:szCs w:val="21"/>
          <w:vertAlign w:val="superscript"/>
        </w:rPr>
        <w:instrText xml:space="preserve"> \* MERGEFORMAT </w:instrText>
      </w:r>
      <w:r w:rsidR="00353AE3" w:rsidRPr="00573D1E">
        <w:rPr>
          <w:szCs w:val="21"/>
          <w:vertAlign w:val="superscript"/>
        </w:rPr>
      </w:r>
      <w:r w:rsidR="00353AE3" w:rsidRPr="00A43E73">
        <w:rPr>
          <w:szCs w:val="21"/>
          <w:vertAlign w:val="superscript"/>
          <w:rPrChange w:id="94" w:author="tang chi" w:date="2022-07-26T21:44:00Z">
            <w:rPr>
              <w:szCs w:val="21"/>
            </w:rPr>
          </w:rPrChange>
        </w:rPr>
        <w:fldChar w:fldCharType="separate"/>
      </w:r>
      <w:ins w:id="95" w:author="tang chi" w:date="2022-07-26T21:49:00Z">
        <w:r w:rsidR="00185C0B">
          <w:rPr>
            <w:szCs w:val="21"/>
            <w:vertAlign w:val="superscript"/>
          </w:rPr>
          <w:t>[21]</w:t>
        </w:r>
      </w:ins>
      <w:ins w:id="96" w:author="tang chi" w:date="2022-07-26T21:36:00Z">
        <w:r w:rsidR="00353AE3" w:rsidRPr="00A43E73">
          <w:rPr>
            <w:szCs w:val="21"/>
            <w:vertAlign w:val="superscript"/>
            <w:rPrChange w:id="97" w:author="tang chi" w:date="2022-07-26T21:44:00Z">
              <w:rPr>
                <w:szCs w:val="21"/>
              </w:rPr>
            </w:rPrChange>
          </w:rPr>
          <w:fldChar w:fldCharType="end"/>
        </w:r>
      </w:ins>
      <w:ins w:id="98" w:author="tang chi" w:date="2022-07-21T08:19:00Z">
        <w:r>
          <w:rPr>
            <w:rFonts w:hint="eastAsia"/>
            <w:szCs w:val="21"/>
          </w:rPr>
          <w:t>等人</w:t>
        </w:r>
      </w:ins>
      <w:ins w:id="99" w:author="tang chi" w:date="2022-07-21T08:20:00Z">
        <w:r>
          <w:rPr>
            <w:rFonts w:hint="eastAsia"/>
            <w:szCs w:val="21"/>
          </w:rPr>
          <w:t>提出双向级联网络</w:t>
        </w:r>
      </w:ins>
      <w:ins w:id="100" w:author="tang chi" w:date="2022-07-21T08:30:00Z">
        <w:r>
          <w:rPr>
            <w:rFonts w:hint="eastAsia"/>
            <w:szCs w:val="21"/>
          </w:rPr>
          <w:t>对C</w:t>
        </w:r>
        <w:r>
          <w:rPr>
            <w:szCs w:val="21"/>
          </w:rPr>
          <w:t>NN</w:t>
        </w:r>
      </w:ins>
      <w:ins w:id="101" w:author="tang chi" w:date="2022-07-21T08:31:00Z">
        <w:r>
          <w:rPr>
            <w:rFonts w:hint="eastAsia"/>
            <w:szCs w:val="21"/>
          </w:rPr>
          <w:t>进行</w:t>
        </w:r>
      </w:ins>
      <w:ins w:id="102" w:author="tang chi" w:date="2022-07-21T08:30:00Z">
        <w:r>
          <w:rPr>
            <w:rFonts w:hint="eastAsia"/>
            <w:szCs w:val="21"/>
          </w:rPr>
          <w:t>分层监督</w:t>
        </w:r>
      </w:ins>
      <w:ins w:id="103" w:author="tang chi" w:date="2022-07-21T08:31:00Z">
        <w:r>
          <w:rPr>
            <w:rFonts w:hint="eastAsia"/>
            <w:szCs w:val="21"/>
          </w:rPr>
          <w:t>以实现有效层特异性边缘检测</w:t>
        </w:r>
      </w:ins>
      <w:ins w:id="104" w:author="tang chi" w:date="2022-07-21T08:32:00Z">
        <w:r>
          <w:rPr>
            <w:rFonts w:hint="eastAsia"/>
            <w:szCs w:val="21"/>
          </w:rPr>
          <w:t>。</w:t>
        </w:r>
      </w:ins>
      <w:ins w:id="105" w:author="tang chi" w:date="2022-07-21T08:39:00Z">
        <w:r>
          <w:rPr>
            <w:rFonts w:hint="eastAsia"/>
            <w:szCs w:val="21"/>
          </w:rPr>
          <w:t>边缘信息作为语义分割信息的一部分</w:t>
        </w:r>
      </w:ins>
      <w:ins w:id="106" w:author="tang chi" w:date="2022-07-21T08:40:00Z">
        <w:r>
          <w:rPr>
            <w:rFonts w:hint="eastAsia"/>
            <w:szCs w:val="21"/>
          </w:rPr>
          <w:t>，</w:t>
        </w:r>
      </w:ins>
      <w:ins w:id="107" w:author="tang chi" w:date="2022-07-21T08:56:00Z">
        <w:r w:rsidR="00491D14">
          <w:rPr>
            <w:rFonts w:hint="eastAsia"/>
            <w:szCs w:val="21"/>
          </w:rPr>
          <w:t>充分</w:t>
        </w:r>
      </w:ins>
      <w:ins w:id="108" w:author="tang chi" w:date="2022-07-21T08:55:00Z">
        <w:r w:rsidR="00491D14">
          <w:rPr>
            <w:rFonts w:hint="eastAsia"/>
            <w:szCs w:val="21"/>
          </w:rPr>
          <w:t>利用边缘信息</w:t>
        </w:r>
      </w:ins>
      <w:ins w:id="109" w:author="tang chi" w:date="2022-07-21T08:56:00Z">
        <w:r w:rsidR="00491D14">
          <w:rPr>
            <w:rFonts w:hint="eastAsia"/>
            <w:szCs w:val="21"/>
          </w:rPr>
          <w:t>则</w:t>
        </w:r>
      </w:ins>
      <w:ins w:id="110" w:author="tang chi" w:date="2022-07-21T08:55:00Z">
        <w:r w:rsidR="00491D14">
          <w:rPr>
            <w:rFonts w:hint="eastAsia"/>
            <w:szCs w:val="21"/>
          </w:rPr>
          <w:t>可提高分割网络性能</w:t>
        </w:r>
      </w:ins>
      <w:ins w:id="111" w:author="tang chi" w:date="2022-07-21T08:56:00Z">
        <w:r w:rsidR="00491D14">
          <w:rPr>
            <w:rFonts w:hint="eastAsia"/>
            <w:szCs w:val="21"/>
          </w:rPr>
          <w:t>。</w:t>
        </w:r>
      </w:ins>
      <w:commentRangeStart w:id="112"/>
      <w:ins w:id="113" w:author="tang chi" w:date="2022-07-21T08:33:00Z">
        <w:r>
          <w:rPr>
            <w:szCs w:val="21"/>
          </w:rPr>
          <w:t>PG</w:t>
        </w:r>
        <w:r>
          <w:rPr>
            <w:rFonts w:hint="eastAsia"/>
            <w:szCs w:val="21"/>
          </w:rPr>
          <w:t>等人</w:t>
        </w:r>
      </w:ins>
      <w:commentRangeEnd w:id="112"/>
      <w:r w:rsidR="00E53A36">
        <w:rPr>
          <w:rStyle w:val="ad"/>
        </w:rPr>
        <w:commentReference w:id="112"/>
      </w:r>
      <w:ins w:id="114" w:author="tang chi" w:date="2022-07-21T08:33:00Z">
        <w:r>
          <w:rPr>
            <w:rFonts w:hint="eastAsia"/>
            <w:szCs w:val="21"/>
          </w:rPr>
          <w:t>结合分割</w:t>
        </w:r>
      </w:ins>
      <w:ins w:id="115" w:author="tang chi" w:date="2022-07-21T08:34:00Z">
        <w:r>
          <w:rPr>
            <w:rFonts w:hint="eastAsia"/>
            <w:szCs w:val="21"/>
          </w:rPr>
          <w:t>任务与</w:t>
        </w:r>
      </w:ins>
      <w:ins w:id="116" w:author="tang chi" w:date="2022-07-21T08:33:00Z">
        <w:r>
          <w:rPr>
            <w:rFonts w:hint="eastAsia"/>
            <w:szCs w:val="21"/>
          </w:rPr>
          <w:t>边缘</w:t>
        </w:r>
      </w:ins>
      <w:ins w:id="117" w:author="tang chi" w:date="2022-07-21T08:34:00Z">
        <w:r>
          <w:rPr>
            <w:rFonts w:hint="eastAsia"/>
            <w:szCs w:val="21"/>
          </w:rPr>
          <w:t>检测任务，</w:t>
        </w:r>
      </w:ins>
      <w:ins w:id="118" w:author="tang chi" w:date="2022-07-21T08:35:00Z">
        <w:r>
          <w:rPr>
            <w:rFonts w:hint="eastAsia"/>
            <w:szCs w:val="21"/>
          </w:rPr>
          <w:t>在</w:t>
        </w:r>
        <w:proofErr w:type="spellStart"/>
        <w:r>
          <w:rPr>
            <w:rFonts w:hint="eastAsia"/>
            <w:szCs w:val="21"/>
          </w:rPr>
          <w:t>Unet</w:t>
        </w:r>
        <w:proofErr w:type="spellEnd"/>
        <w:r>
          <w:rPr>
            <w:rFonts w:hint="eastAsia"/>
            <w:szCs w:val="21"/>
          </w:rPr>
          <w:t>增加</w:t>
        </w:r>
      </w:ins>
      <w:ins w:id="119" w:author="tang chi" w:date="2022-07-21T08:36:00Z">
        <w:r>
          <w:rPr>
            <w:rFonts w:hint="eastAsia"/>
            <w:szCs w:val="21"/>
          </w:rPr>
          <w:t>侧输出部分用以</w:t>
        </w:r>
      </w:ins>
      <w:ins w:id="120" w:author="tang chi" w:date="2022-07-21T08:38:00Z">
        <w:r>
          <w:rPr>
            <w:rFonts w:hint="eastAsia"/>
            <w:szCs w:val="21"/>
          </w:rPr>
          <w:t>边缘提取与深度监督</w:t>
        </w:r>
      </w:ins>
      <w:ins w:id="121" w:author="tang chi" w:date="2022-07-21T08:37:00Z">
        <w:r>
          <w:rPr>
            <w:rFonts w:hint="eastAsia"/>
            <w:szCs w:val="21"/>
          </w:rPr>
          <w:t>。</w:t>
        </w:r>
      </w:ins>
      <w:r w:rsidR="000F004B" w:rsidRPr="00DE4793">
        <w:rPr>
          <w:rFonts w:hint="eastAsia"/>
          <w:szCs w:val="21"/>
        </w:rPr>
        <w:t>在编</w:t>
      </w:r>
      <w:commentRangeStart w:id="122"/>
      <w:r w:rsidR="000F004B" w:rsidRPr="00DE4793">
        <w:rPr>
          <w:rFonts w:hint="eastAsia"/>
          <w:szCs w:val="21"/>
        </w:rPr>
        <w:t>码-解码</w:t>
      </w:r>
      <w:r w:rsidR="0071700A" w:rsidRPr="00DE4793">
        <w:rPr>
          <w:rFonts w:hint="eastAsia"/>
          <w:szCs w:val="21"/>
        </w:rPr>
        <w:t>构型</w:t>
      </w:r>
      <w:r w:rsidR="00A421CF" w:rsidRPr="00DE4793">
        <w:rPr>
          <w:rFonts w:hint="eastAsia"/>
          <w:szCs w:val="21"/>
        </w:rPr>
        <w:t>的语义分割模型中，</w:t>
      </w:r>
      <w:r w:rsidR="00442136" w:rsidRPr="00DE4793">
        <w:rPr>
          <w:rFonts w:hint="eastAsia"/>
          <w:szCs w:val="21"/>
        </w:rPr>
        <w:t>低级</w:t>
      </w:r>
      <w:r w:rsidR="00756A66" w:rsidRPr="00DE4793">
        <w:rPr>
          <w:rFonts w:hint="eastAsia"/>
          <w:szCs w:val="21"/>
        </w:rPr>
        <w:t>特征包含着丰富的边缘信息，</w:t>
      </w:r>
      <w:r w:rsidR="005E5EFB" w:rsidRPr="00DE4793">
        <w:rPr>
          <w:rFonts w:hint="eastAsia"/>
          <w:szCs w:val="21"/>
        </w:rPr>
        <w:t>为了更好利用边缘信息</w:t>
      </w:r>
      <w:r w:rsidR="00393E43" w:rsidRPr="00DE4793">
        <w:rPr>
          <w:rFonts w:hint="eastAsia"/>
          <w:szCs w:val="21"/>
        </w:rPr>
        <w:t>Fan</w:t>
      </w:r>
      <w:r w:rsidR="00CB5447" w:rsidRPr="00CB5447">
        <w:rPr>
          <w:szCs w:val="21"/>
          <w:vertAlign w:val="superscript"/>
        </w:rPr>
        <w:fldChar w:fldCharType="begin"/>
      </w:r>
      <w:r w:rsidR="00CB5447" w:rsidRPr="00CB5447">
        <w:rPr>
          <w:szCs w:val="21"/>
          <w:vertAlign w:val="superscript"/>
        </w:rPr>
        <w:instrText xml:space="preserve"> </w:instrText>
      </w:r>
      <w:r w:rsidR="00CB5447" w:rsidRPr="00CB5447">
        <w:rPr>
          <w:rFonts w:hint="eastAsia"/>
          <w:szCs w:val="21"/>
          <w:vertAlign w:val="superscript"/>
        </w:rPr>
        <w:instrText>REF _Ref107333988 \r \h</w:instrText>
      </w:r>
      <w:r w:rsidR="00CB5447" w:rsidRPr="00CB5447">
        <w:rPr>
          <w:szCs w:val="21"/>
          <w:vertAlign w:val="superscript"/>
        </w:rPr>
        <w:instrText xml:space="preserve"> </w:instrText>
      </w:r>
      <w:r w:rsidR="00CB5447">
        <w:rPr>
          <w:szCs w:val="21"/>
          <w:vertAlign w:val="superscript"/>
        </w:rPr>
        <w:instrText xml:space="preserve"> \* MERGEFORMAT </w:instrText>
      </w:r>
      <w:r w:rsidR="00CB5447" w:rsidRPr="00CB5447">
        <w:rPr>
          <w:szCs w:val="21"/>
          <w:vertAlign w:val="superscript"/>
        </w:rPr>
      </w:r>
      <w:r w:rsidR="00CB5447" w:rsidRPr="00CB5447">
        <w:rPr>
          <w:szCs w:val="21"/>
          <w:vertAlign w:val="superscript"/>
        </w:rPr>
        <w:fldChar w:fldCharType="separate"/>
      </w:r>
      <w:ins w:id="123" w:author="tang chi" w:date="2022-07-26T21:49:00Z">
        <w:r w:rsidR="00185C0B">
          <w:rPr>
            <w:szCs w:val="21"/>
            <w:vertAlign w:val="superscript"/>
          </w:rPr>
          <w:t>[28]</w:t>
        </w:r>
      </w:ins>
      <w:del w:id="124" w:author="tang chi" w:date="2022-07-26T21:49:00Z">
        <w:r w:rsidR="00CB5447" w:rsidRPr="00CB5447" w:rsidDel="00185C0B">
          <w:rPr>
            <w:szCs w:val="21"/>
            <w:vertAlign w:val="superscript"/>
          </w:rPr>
          <w:delText>[20]</w:delText>
        </w:r>
      </w:del>
      <w:r w:rsidR="00CB5447" w:rsidRPr="00CB5447">
        <w:rPr>
          <w:szCs w:val="21"/>
          <w:vertAlign w:val="superscript"/>
        </w:rPr>
        <w:fldChar w:fldCharType="end"/>
      </w:r>
      <w:r w:rsidR="00393E43" w:rsidRPr="00DE4793">
        <w:rPr>
          <w:rFonts w:hint="eastAsia"/>
          <w:szCs w:val="21"/>
        </w:rPr>
        <w:t>等人利用Laplace算子</w:t>
      </w:r>
      <w:r w:rsidR="007C1DD4" w:rsidRPr="00DE4793">
        <w:rPr>
          <w:rFonts w:hint="eastAsia"/>
          <w:szCs w:val="21"/>
        </w:rPr>
        <w:t>结合</w:t>
      </w:r>
      <w:r w:rsidR="00AD0080" w:rsidRPr="00DE4793">
        <w:rPr>
          <w:rFonts w:hint="eastAsia"/>
          <w:szCs w:val="21"/>
        </w:rPr>
        <w:t>卷积计算提取了标签的边缘特征二值图</w:t>
      </w:r>
      <w:r w:rsidR="001A08EB" w:rsidRPr="00DE4793">
        <w:rPr>
          <w:rFonts w:hint="eastAsia"/>
          <w:szCs w:val="21"/>
        </w:rPr>
        <w:t>，并用以指导编码器的低级特征的学习。</w:t>
      </w:r>
      <w:r w:rsidR="00527DE8" w:rsidRPr="00DE4793">
        <w:rPr>
          <w:szCs w:val="21"/>
        </w:rPr>
        <w:t>I</w:t>
      </w:r>
      <w:r w:rsidR="00527DE8" w:rsidRPr="00DE4793">
        <w:rPr>
          <w:rFonts w:hint="eastAsia"/>
          <w:szCs w:val="21"/>
        </w:rPr>
        <w:t>nf</w:t>
      </w:r>
      <w:r w:rsidR="00527DE8" w:rsidRPr="00DE4793">
        <w:rPr>
          <w:szCs w:val="21"/>
        </w:rPr>
        <w:t>-N</w:t>
      </w:r>
      <w:r w:rsidR="00527DE8" w:rsidRPr="00DE4793">
        <w:rPr>
          <w:rFonts w:hint="eastAsia"/>
          <w:szCs w:val="21"/>
        </w:rPr>
        <w:t>e</w:t>
      </w:r>
      <w:r w:rsidR="008B29AA">
        <w:rPr>
          <w:szCs w:val="21"/>
        </w:rPr>
        <w:t>t</w:t>
      </w:r>
      <w:r w:rsidR="008B29AA" w:rsidRPr="008B29AA">
        <w:rPr>
          <w:szCs w:val="21"/>
          <w:vertAlign w:val="superscript"/>
        </w:rPr>
        <w:fldChar w:fldCharType="begin"/>
      </w:r>
      <w:r w:rsidR="008B29AA" w:rsidRPr="008B29AA">
        <w:rPr>
          <w:szCs w:val="21"/>
          <w:vertAlign w:val="superscript"/>
        </w:rPr>
        <w:instrText xml:space="preserve"> REF _Ref107334074 \r \h </w:instrText>
      </w:r>
      <w:r w:rsidR="008B29AA">
        <w:rPr>
          <w:szCs w:val="21"/>
          <w:vertAlign w:val="superscript"/>
        </w:rPr>
        <w:instrText xml:space="preserve"> \* MERGEFORMAT </w:instrText>
      </w:r>
      <w:r w:rsidR="008B29AA" w:rsidRPr="008B29AA">
        <w:rPr>
          <w:szCs w:val="21"/>
          <w:vertAlign w:val="superscript"/>
        </w:rPr>
      </w:r>
      <w:r w:rsidR="008B29AA" w:rsidRPr="008B29AA">
        <w:rPr>
          <w:szCs w:val="21"/>
          <w:vertAlign w:val="superscript"/>
        </w:rPr>
        <w:fldChar w:fldCharType="separate"/>
      </w:r>
      <w:ins w:id="125" w:author="tang chi" w:date="2022-07-26T21:49:00Z">
        <w:r w:rsidR="00185C0B">
          <w:rPr>
            <w:szCs w:val="21"/>
            <w:vertAlign w:val="superscript"/>
          </w:rPr>
          <w:t>[29]</w:t>
        </w:r>
      </w:ins>
      <w:del w:id="126" w:author="tang chi" w:date="2022-07-26T21:49:00Z">
        <w:r w:rsidR="008B29AA" w:rsidRPr="008B29AA" w:rsidDel="00185C0B">
          <w:rPr>
            <w:szCs w:val="21"/>
            <w:vertAlign w:val="superscript"/>
          </w:rPr>
          <w:delText>[21]</w:delText>
        </w:r>
      </w:del>
      <w:r w:rsidR="008B29AA" w:rsidRPr="008B29AA">
        <w:rPr>
          <w:szCs w:val="21"/>
          <w:vertAlign w:val="superscript"/>
        </w:rPr>
        <w:fldChar w:fldCharType="end"/>
      </w:r>
      <w:r w:rsidR="00C72C2A" w:rsidRPr="00DE4793">
        <w:rPr>
          <w:rFonts w:hint="eastAsia"/>
          <w:szCs w:val="21"/>
        </w:rPr>
        <w:t>为了</w:t>
      </w:r>
      <w:r w:rsidR="00E540FB" w:rsidRPr="00DE4793">
        <w:rPr>
          <w:rFonts w:hint="eastAsia"/>
          <w:szCs w:val="21"/>
        </w:rPr>
        <w:t>引导特征提取，</w:t>
      </w:r>
      <w:r w:rsidR="00566542" w:rsidRPr="00DE4793">
        <w:rPr>
          <w:rFonts w:hint="eastAsia"/>
          <w:szCs w:val="21"/>
        </w:rPr>
        <w:t>提出了边缘注意模块，将</w:t>
      </w:r>
      <w:r w:rsidR="00E34073" w:rsidRPr="00DE4793">
        <w:rPr>
          <w:rFonts w:hint="eastAsia"/>
          <w:szCs w:val="21"/>
        </w:rPr>
        <w:t>低级</w:t>
      </w:r>
      <w:r w:rsidR="00566542" w:rsidRPr="00DE4793">
        <w:rPr>
          <w:rFonts w:hint="eastAsia"/>
          <w:szCs w:val="21"/>
        </w:rPr>
        <w:t>特征</w:t>
      </w:r>
      <w:r w:rsidR="00E34073" w:rsidRPr="00DE4793">
        <w:rPr>
          <w:rFonts w:hint="eastAsia"/>
          <w:szCs w:val="21"/>
        </w:rPr>
        <w:t>送入滤波器产生边缘映射，</w:t>
      </w:r>
      <w:r w:rsidR="00D01676" w:rsidRPr="00DE4793">
        <w:rPr>
          <w:rFonts w:hint="eastAsia"/>
          <w:szCs w:val="21"/>
        </w:rPr>
        <w:lastRenderedPageBreak/>
        <w:t>利用B</w:t>
      </w:r>
      <w:r w:rsidR="00D01676" w:rsidRPr="00DE4793">
        <w:rPr>
          <w:szCs w:val="21"/>
        </w:rPr>
        <w:t>CE</w:t>
      </w:r>
      <w:r w:rsidR="00E60592" w:rsidRPr="00DE4793">
        <w:rPr>
          <w:rFonts w:hint="eastAsia"/>
          <w:szCs w:val="21"/>
        </w:rPr>
        <w:t>损失函数</w:t>
      </w:r>
      <w:r w:rsidR="00EA381E" w:rsidRPr="00DE4793">
        <w:rPr>
          <w:rFonts w:hint="eastAsia"/>
          <w:szCs w:val="21"/>
        </w:rPr>
        <w:t>测量</w:t>
      </w:r>
      <w:r w:rsidR="001D0F23" w:rsidRPr="00DE4793">
        <w:rPr>
          <w:rFonts w:hint="eastAsia"/>
          <w:szCs w:val="21"/>
        </w:rPr>
        <w:t>边缘映射与</w:t>
      </w:r>
      <w:r w:rsidR="001D0F23" w:rsidRPr="00DE4793">
        <w:rPr>
          <w:rFonts w:ascii="Arial" w:hAnsi="Arial" w:cs="Arial"/>
          <w:color w:val="000000"/>
          <w:spacing w:val="15"/>
          <w:szCs w:val="21"/>
        </w:rPr>
        <w:t>ground-truth</w:t>
      </w:r>
      <w:r w:rsidR="00C65DBE" w:rsidRPr="00DE4793">
        <w:rPr>
          <w:rFonts w:ascii="Arial" w:hAnsi="Arial" w:cs="Arial" w:hint="eastAsia"/>
          <w:color w:val="000000"/>
          <w:spacing w:val="15"/>
          <w:szCs w:val="21"/>
        </w:rPr>
        <w:t>的</w:t>
      </w:r>
      <w:proofErr w:type="gramStart"/>
      <w:r w:rsidR="00C65DBE" w:rsidRPr="00DE4793">
        <w:rPr>
          <w:rFonts w:ascii="Arial" w:hAnsi="Arial" w:cs="Arial" w:hint="eastAsia"/>
          <w:color w:val="000000"/>
          <w:spacing w:val="15"/>
          <w:szCs w:val="21"/>
        </w:rPr>
        <w:t>不</w:t>
      </w:r>
      <w:proofErr w:type="gramEnd"/>
      <w:r w:rsidR="00C65DBE" w:rsidRPr="00DE4793">
        <w:rPr>
          <w:rFonts w:ascii="Arial" w:hAnsi="Arial" w:cs="Arial" w:hint="eastAsia"/>
          <w:color w:val="000000"/>
          <w:spacing w:val="15"/>
          <w:szCs w:val="21"/>
        </w:rPr>
        <w:t>相似性</w:t>
      </w:r>
      <w:r w:rsidR="00DE4793" w:rsidRPr="00DE4793">
        <w:rPr>
          <w:rFonts w:ascii="Arial" w:hAnsi="Arial" w:cs="Arial" w:hint="eastAsia"/>
          <w:color w:val="000000"/>
          <w:spacing w:val="15"/>
          <w:szCs w:val="21"/>
        </w:rPr>
        <w:t>约束低级特征提取。</w:t>
      </w:r>
      <w:commentRangeEnd w:id="122"/>
      <w:r w:rsidR="002A35B5">
        <w:rPr>
          <w:rStyle w:val="ad"/>
        </w:rPr>
        <w:commentReference w:id="122"/>
      </w:r>
      <w:ins w:id="127" w:author="tang chi" w:date="2022-07-21T08:05:00Z">
        <w:r w:rsidDel="007735FD">
          <w:rPr>
            <w:rFonts w:ascii="Arial" w:hAnsi="Arial" w:cs="Arial" w:hint="eastAsia"/>
            <w:color w:val="000000"/>
            <w:spacing w:val="15"/>
            <w:szCs w:val="21"/>
          </w:rPr>
          <w:t xml:space="preserve"> </w:t>
        </w:r>
      </w:ins>
    </w:p>
    <w:p w14:paraId="0628881D" w14:textId="2578F041" w:rsidR="00A905EE" w:rsidRDefault="00A905EE" w:rsidP="00A905EE">
      <w:pPr>
        <w:rPr>
          <w:rFonts w:ascii="Arial" w:hAnsi="Arial" w:cs="Arial"/>
          <w:color w:val="000000"/>
          <w:spacing w:val="15"/>
          <w:szCs w:val="21"/>
        </w:rPr>
      </w:pPr>
    </w:p>
    <w:p w14:paraId="5BFA8671" w14:textId="77777777" w:rsidR="00A905EE" w:rsidRPr="00F50F82" w:rsidRDefault="00A905EE" w:rsidP="00A905EE">
      <w:pPr>
        <w:rPr>
          <w:rFonts w:ascii="Arial" w:hAnsi="Arial" w:cs="Arial"/>
          <w:b/>
          <w:bCs/>
          <w:color w:val="000000"/>
          <w:spacing w:val="15"/>
          <w:szCs w:val="21"/>
        </w:rPr>
      </w:pPr>
      <w:r>
        <w:rPr>
          <w:rFonts w:ascii="Arial" w:hAnsi="Arial" w:cs="Arial"/>
          <w:b/>
          <w:bCs/>
          <w:color w:val="000000"/>
          <w:spacing w:val="15"/>
          <w:szCs w:val="21"/>
        </w:rPr>
        <w:t>C</w:t>
      </w:r>
      <w:r w:rsidRPr="00F50F82">
        <w:rPr>
          <w:rFonts w:ascii="Arial" w:hAnsi="Arial" w:cs="Arial"/>
          <w:b/>
          <w:bCs/>
          <w:color w:val="000000"/>
          <w:spacing w:val="15"/>
          <w:szCs w:val="21"/>
        </w:rPr>
        <w:t xml:space="preserve"> </w:t>
      </w:r>
      <w:r w:rsidRPr="00F50F82">
        <w:rPr>
          <w:rFonts w:ascii="Arial" w:hAnsi="Arial" w:cs="Arial" w:hint="eastAsia"/>
          <w:b/>
          <w:bCs/>
          <w:color w:val="000000"/>
          <w:spacing w:val="15"/>
          <w:szCs w:val="21"/>
        </w:rPr>
        <w:t>自注意力机制</w:t>
      </w:r>
    </w:p>
    <w:p w14:paraId="350488F3" w14:textId="5D2C640E" w:rsidR="00A905EE" w:rsidRDefault="00A905EE" w:rsidP="00A905EE">
      <w:r>
        <w:rPr>
          <w:rFonts w:hint="eastAsia"/>
        </w:rPr>
        <w:t>为了从大量信息中聚焦重要的信息，注意力机制成为</w:t>
      </w:r>
      <w:del w:id="128" w:author="卢 芳芳" w:date="2022-07-11T07:49:00Z">
        <w:r w:rsidDel="002A35B5">
          <w:rPr>
            <w:rFonts w:hint="eastAsia"/>
          </w:rPr>
          <w:delText>了</w:delText>
        </w:r>
      </w:del>
      <w:r>
        <w:rPr>
          <w:rFonts w:hint="eastAsia"/>
        </w:rPr>
        <w:t>深度学习不可或缺的模块，在N</w:t>
      </w:r>
      <w:r>
        <w:t>LP</w:t>
      </w:r>
      <w:r>
        <w:rPr>
          <w:rFonts w:hint="eastAsia"/>
        </w:rPr>
        <w:t>与</w:t>
      </w:r>
      <w:r>
        <w:t>CV</w:t>
      </w:r>
      <w:r>
        <w:rPr>
          <w:rFonts w:hint="eastAsia"/>
        </w:rPr>
        <w:t>领域中被广泛应用</w:t>
      </w:r>
      <w:r w:rsidR="003B51FB" w:rsidRPr="003B51FB">
        <w:rPr>
          <w:vertAlign w:val="superscript"/>
        </w:rPr>
        <w:fldChar w:fldCharType="begin"/>
      </w:r>
      <w:r w:rsidR="003B51FB" w:rsidRPr="003B51FB">
        <w:rPr>
          <w:vertAlign w:val="superscript"/>
        </w:rPr>
        <w:instrText xml:space="preserve"> </w:instrText>
      </w:r>
      <w:r w:rsidR="003B51FB" w:rsidRPr="003B51FB">
        <w:rPr>
          <w:rFonts w:hint="eastAsia"/>
          <w:vertAlign w:val="superscript"/>
        </w:rPr>
        <w:instrText>REF _Ref107334418 \r \h</w:instrText>
      </w:r>
      <w:r w:rsidR="003B51FB" w:rsidRPr="003B51FB">
        <w:rPr>
          <w:vertAlign w:val="superscript"/>
        </w:rPr>
        <w:instrText xml:space="preserve"> </w:instrText>
      </w:r>
      <w:r w:rsidR="003B51FB">
        <w:rPr>
          <w:vertAlign w:val="superscript"/>
        </w:rPr>
        <w:instrText xml:space="preserve"> \* MERGEFORMAT </w:instrText>
      </w:r>
      <w:r w:rsidR="003B51FB" w:rsidRPr="003B51FB">
        <w:rPr>
          <w:vertAlign w:val="superscript"/>
        </w:rPr>
      </w:r>
      <w:r w:rsidR="003B51FB" w:rsidRPr="003B51FB">
        <w:rPr>
          <w:vertAlign w:val="superscript"/>
        </w:rPr>
        <w:fldChar w:fldCharType="separate"/>
      </w:r>
      <w:ins w:id="129" w:author="tang chi" w:date="2022-07-26T21:49:00Z">
        <w:r w:rsidR="00185C0B">
          <w:rPr>
            <w:vertAlign w:val="superscript"/>
          </w:rPr>
          <w:t>[31]</w:t>
        </w:r>
      </w:ins>
      <w:del w:id="130" w:author="tang chi" w:date="2022-07-26T21:49:00Z">
        <w:r w:rsidR="003B51FB" w:rsidRPr="003B51FB" w:rsidDel="00185C0B">
          <w:rPr>
            <w:vertAlign w:val="superscript"/>
          </w:rPr>
          <w:delText>[23]</w:delText>
        </w:r>
      </w:del>
      <w:r w:rsidR="003B51FB" w:rsidRPr="003B51FB">
        <w:rPr>
          <w:vertAlign w:val="superscript"/>
        </w:rPr>
        <w:fldChar w:fldCharType="end"/>
      </w:r>
      <w:r>
        <w:rPr>
          <w:rFonts w:hint="eastAsia"/>
        </w:rPr>
        <w:t>。</w:t>
      </w:r>
      <w:proofErr w:type="spellStart"/>
      <w:r>
        <w:rPr>
          <w:rFonts w:ascii="Arial" w:hAnsi="Arial" w:cs="Arial"/>
          <w:color w:val="4D4D4D"/>
          <w:shd w:val="clear" w:color="auto" w:fill="FFFFFF"/>
        </w:rPr>
        <w:t>Bahdanau</w:t>
      </w:r>
      <w:proofErr w:type="spellEnd"/>
      <w:r>
        <w:rPr>
          <w:rFonts w:ascii="Arial" w:hAnsi="Arial" w:cs="Arial" w:hint="eastAsia"/>
          <w:color w:val="4D4D4D"/>
          <w:shd w:val="clear" w:color="auto" w:fill="FFFFFF"/>
        </w:rPr>
        <w:t>等人首次将注意力机制进行机器翻译</w:t>
      </w:r>
      <w:r w:rsidR="00FC78FE" w:rsidRPr="00FC78FE">
        <w:rPr>
          <w:rFonts w:eastAsiaTheme="minorHAnsi" w:cs="Arial"/>
          <w:color w:val="4D4D4D"/>
          <w:shd w:val="clear" w:color="auto" w:fill="FFFFFF"/>
          <w:vertAlign w:val="superscript"/>
        </w:rPr>
        <w:fldChar w:fldCharType="begin"/>
      </w:r>
      <w:r w:rsidR="00FC78FE" w:rsidRPr="00FC78FE">
        <w:rPr>
          <w:rFonts w:eastAsiaTheme="minorHAnsi" w:cs="Arial"/>
          <w:color w:val="4D4D4D"/>
          <w:shd w:val="clear" w:color="auto" w:fill="FFFFFF"/>
          <w:vertAlign w:val="superscript"/>
        </w:rPr>
        <w:instrText xml:space="preserve"> </w:instrText>
      </w:r>
      <w:r w:rsidR="00FC78FE" w:rsidRPr="00FC78FE">
        <w:rPr>
          <w:rFonts w:eastAsiaTheme="minorHAnsi" w:cs="Arial" w:hint="eastAsia"/>
          <w:color w:val="4D4D4D"/>
          <w:shd w:val="clear" w:color="auto" w:fill="FFFFFF"/>
          <w:vertAlign w:val="superscript"/>
        </w:rPr>
        <w:instrText>REF _Ref107334300 \r \h</w:instrText>
      </w:r>
      <w:r w:rsidR="00FC78FE" w:rsidRPr="00FC78FE">
        <w:rPr>
          <w:rFonts w:eastAsiaTheme="minorHAnsi" w:cs="Arial"/>
          <w:color w:val="4D4D4D"/>
          <w:shd w:val="clear" w:color="auto" w:fill="FFFFFF"/>
          <w:vertAlign w:val="superscript"/>
        </w:rPr>
        <w:instrText xml:space="preserve">  \* MERGEFORMAT </w:instrText>
      </w:r>
      <w:r w:rsidR="00FC78FE" w:rsidRPr="00FC78FE">
        <w:rPr>
          <w:rFonts w:eastAsiaTheme="minorHAnsi" w:cs="Arial"/>
          <w:color w:val="4D4D4D"/>
          <w:shd w:val="clear" w:color="auto" w:fill="FFFFFF"/>
          <w:vertAlign w:val="superscript"/>
        </w:rPr>
      </w:r>
      <w:r w:rsidR="00FC78FE" w:rsidRPr="00FC78FE">
        <w:rPr>
          <w:rFonts w:eastAsiaTheme="minorHAnsi" w:cs="Arial"/>
          <w:color w:val="4D4D4D"/>
          <w:shd w:val="clear" w:color="auto" w:fill="FFFFFF"/>
          <w:vertAlign w:val="superscript"/>
        </w:rPr>
        <w:fldChar w:fldCharType="separate"/>
      </w:r>
      <w:ins w:id="131" w:author="tang chi" w:date="2022-07-26T21:49:00Z">
        <w:r w:rsidR="00185C0B">
          <w:rPr>
            <w:rFonts w:eastAsiaTheme="minorHAnsi" w:cs="Arial"/>
            <w:color w:val="4D4D4D"/>
            <w:shd w:val="clear" w:color="auto" w:fill="FFFFFF"/>
            <w:vertAlign w:val="superscript"/>
          </w:rPr>
          <w:t>[30]</w:t>
        </w:r>
      </w:ins>
      <w:del w:id="132" w:author="tang chi" w:date="2022-07-26T21:49:00Z">
        <w:r w:rsidR="00FC78FE" w:rsidRPr="00FC78FE" w:rsidDel="00185C0B">
          <w:rPr>
            <w:rFonts w:eastAsiaTheme="minorHAnsi" w:cs="Arial"/>
            <w:color w:val="4D4D4D"/>
            <w:shd w:val="clear" w:color="auto" w:fill="FFFFFF"/>
            <w:vertAlign w:val="superscript"/>
          </w:rPr>
          <w:delText>[22]</w:delText>
        </w:r>
      </w:del>
      <w:r w:rsidR="00FC78FE" w:rsidRPr="00FC78FE">
        <w:rPr>
          <w:rFonts w:eastAsiaTheme="minorHAnsi" w:cs="Arial"/>
          <w:color w:val="4D4D4D"/>
          <w:shd w:val="clear" w:color="auto" w:fill="FFFFFF"/>
          <w:vertAlign w:val="superscript"/>
        </w:rPr>
        <w:fldChar w:fldCharType="end"/>
      </w:r>
      <w:r>
        <w:rPr>
          <w:rFonts w:ascii="Arial" w:hAnsi="Arial" w:cs="Arial" w:hint="eastAsia"/>
          <w:color w:val="4D4D4D"/>
          <w:shd w:val="clear" w:color="auto" w:fill="FFFFFF"/>
        </w:rPr>
        <w:t>。</w:t>
      </w:r>
      <w:r>
        <w:rPr>
          <w:rFonts w:ascii="Arial" w:hAnsi="Arial" w:cs="Arial"/>
          <w:color w:val="4D4D4D"/>
          <w:shd w:val="clear" w:color="auto" w:fill="FFFFFF"/>
        </w:rPr>
        <w:t>RAM</w:t>
      </w:r>
      <w:r w:rsidR="002373DF" w:rsidRPr="002373DF">
        <w:rPr>
          <w:rFonts w:eastAsiaTheme="minorHAnsi" w:cs="Arial"/>
          <w:color w:val="4D4D4D"/>
          <w:shd w:val="clear" w:color="auto" w:fill="FFFFFF"/>
          <w:vertAlign w:val="superscript"/>
        </w:rPr>
        <w:fldChar w:fldCharType="begin"/>
      </w:r>
      <w:r w:rsidR="002373DF" w:rsidRPr="002373DF">
        <w:rPr>
          <w:rFonts w:eastAsiaTheme="minorHAnsi" w:cs="Arial"/>
          <w:color w:val="4D4D4D"/>
          <w:shd w:val="clear" w:color="auto" w:fill="FFFFFF"/>
          <w:vertAlign w:val="superscript"/>
        </w:rPr>
        <w:instrText xml:space="preserve"> REF _Ref107334970 \r \h  \* MERGEFORMAT </w:instrText>
      </w:r>
      <w:r w:rsidR="002373DF" w:rsidRPr="002373DF">
        <w:rPr>
          <w:rFonts w:eastAsiaTheme="minorHAnsi" w:cs="Arial"/>
          <w:color w:val="4D4D4D"/>
          <w:shd w:val="clear" w:color="auto" w:fill="FFFFFF"/>
          <w:vertAlign w:val="superscript"/>
        </w:rPr>
      </w:r>
      <w:r w:rsidR="002373DF" w:rsidRPr="002373DF">
        <w:rPr>
          <w:rFonts w:eastAsiaTheme="minorHAnsi" w:cs="Arial"/>
          <w:color w:val="4D4D4D"/>
          <w:shd w:val="clear" w:color="auto" w:fill="FFFFFF"/>
          <w:vertAlign w:val="superscript"/>
        </w:rPr>
        <w:fldChar w:fldCharType="separate"/>
      </w:r>
      <w:ins w:id="133" w:author="tang chi" w:date="2022-07-26T21:49:00Z">
        <w:r w:rsidR="00185C0B">
          <w:rPr>
            <w:rFonts w:eastAsiaTheme="minorHAnsi" w:cs="Arial"/>
            <w:color w:val="4D4D4D"/>
            <w:shd w:val="clear" w:color="auto" w:fill="FFFFFF"/>
            <w:vertAlign w:val="superscript"/>
          </w:rPr>
          <w:t>[32]</w:t>
        </w:r>
      </w:ins>
      <w:del w:id="134" w:author="tang chi" w:date="2022-07-26T21:49:00Z">
        <w:r w:rsidR="002373DF" w:rsidRPr="002373DF" w:rsidDel="00185C0B">
          <w:rPr>
            <w:rFonts w:eastAsiaTheme="minorHAnsi" w:cs="Arial"/>
            <w:color w:val="4D4D4D"/>
            <w:shd w:val="clear" w:color="auto" w:fill="FFFFFF"/>
            <w:vertAlign w:val="superscript"/>
          </w:rPr>
          <w:delText>[24]</w:delText>
        </w:r>
      </w:del>
      <w:r w:rsidR="002373DF" w:rsidRPr="002373DF">
        <w:rPr>
          <w:rFonts w:eastAsiaTheme="minorHAnsi" w:cs="Arial"/>
          <w:color w:val="4D4D4D"/>
          <w:shd w:val="clear" w:color="auto" w:fill="FFFFFF"/>
          <w:vertAlign w:val="superscript"/>
        </w:rPr>
        <w:fldChar w:fldCharType="end"/>
      </w:r>
      <w:r>
        <w:rPr>
          <w:rFonts w:ascii="Arial" w:hAnsi="Arial" w:cs="Arial" w:hint="eastAsia"/>
          <w:color w:val="4D4D4D"/>
          <w:shd w:val="clear" w:color="auto" w:fill="FFFFFF"/>
        </w:rPr>
        <w:t>在</w:t>
      </w:r>
      <w:r>
        <w:rPr>
          <w:rFonts w:ascii="Arial" w:hAnsi="Arial" w:cs="Arial" w:hint="eastAsia"/>
          <w:color w:val="4D4D4D"/>
          <w:shd w:val="clear" w:color="auto" w:fill="FFFFFF"/>
        </w:rPr>
        <w:t>R</w:t>
      </w:r>
      <w:r>
        <w:rPr>
          <w:rFonts w:ascii="Arial" w:hAnsi="Arial" w:cs="Arial"/>
          <w:color w:val="4D4D4D"/>
          <w:shd w:val="clear" w:color="auto" w:fill="FFFFFF"/>
        </w:rPr>
        <w:t>NN</w:t>
      </w:r>
      <w:r>
        <w:rPr>
          <w:rFonts w:ascii="Arial" w:hAnsi="Arial" w:cs="Arial" w:hint="eastAsia"/>
          <w:color w:val="4D4D4D"/>
          <w:shd w:val="clear" w:color="auto" w:fill="FFFFFF"/>
        </w:rPr>
        <w:t>中加入注意力机制实现了对图像分</w:t>
      </w:r>
      <w:commentRangeStart w:id="135"/>
      <w:r>
        <w:rPr>
          <w:rFonts w:ascii="Arial" w:hAnsi="Arial" w:cs="Arial" w:hint="eastAsia"/>
          <w:color w:val="4D4D4D"/>
          <w:shd w:val="clear" w:color="auto" w:fill="FFFFFF"/>
        </w:rPr>
        <w:t>类任务。</w:t>
      </w:r>
      <w:r>
        <w:rPr>
          <w:rFonts w:hint="eastAsia"/>
        </w:rPr>
        <w:t>在1</w:t>
      </w:r>
      <w:r>
        <w:t>7</w:t>
      </w:r>
      <w:r>
        <w:rPr>
          <w:rFonts w:hint="eastAsia"/>
        </w:rPr>
        <w:t>年</w:t>
      </w:r>
      <w:r w:rsidRPr="002E5DA1">
        <w:t>Transformer</w:t>
      </w:r>
      <w:r w:rsidR="005702F0" w:rsidRPr="005702F0">
        <w:rPr>
          <w:vertAlign w:val="superscript"/>
        </w:rPr>
        <w:fldChar w:fldCharType="begin"/>
      </w:r>
      <w:r w:rsidR="005702F0" w:rsidRPr="005702F0">
        <w:rPr>
          <w:vertAlign w:val="superscript"/>
        </w:rPr>
        <w:instrText xml:space="preserve"> REF _Ref107334418 \r \h </w:instrText>
      </w:r>
      <w:r w:rsidR="005702F0">
        <w:rPr>
          <w:vertAlign w:val="superscript"/>
        </w:rPr>
        <w:instrText xml:space="preserve"> \* MERGEFORMAT </w:instrText>
      </w:r>
      <w:r w:rsidR="005702F0" w:rsidRPr="005702F0">
        <w:rPr>
          <w:vertAlign w:val="superscript"/>
        </w:rPr>
      </w:r>
      <w:r w:rsidR="005702F0" w:rsidRPr="005702F0">
        <w:rPr>
          <w:vertAlign w:val="superscript"/>
        </w:rPr>
        <w:fldChar w:fldCharType="separate"/>
      </w:r>
      <w:ins w:id="136" w:author="tang chi" w:date="2022-07-26T21:49:00Z">
        <w:r w:rsidR="00185C0B">
          <w:rPr>
            <w:vertAlign w:val="superscript"/>
          </w:rPr>
          <w:t>[31]</w:t>
        </w:r>
      </w:ins>
      <w:del w:id="137" w:author="tang chi" w:date="2022-07-26T21:49:00Z">
        <w:r w:rsidR="005702F0" w:rsidRPr="005702F0" w:rsidDel="00185C0B">
          <w:rPr>
            <w:vertAlign w:val="superscript"/>
          </w:rPr>
          <w:delText>[23]</w:delText>
        </w:r>
      </w:del>
      <w:r w:rsidR="005702F0" w:rsidRPr="005702F0">
        <w:rPr>
          <w:vertAlign w:val="superscript"/>
        </w:rPr>
        <w:fldChar w:fldCharType="end"/>
      </w:r>
      <w:r>
        <w:rPr>
          <w:rFonts w:hint="eastAsia"/>
        </w:rPr>
        <w:t>提出的自注意力机制不同</w:t>
      </w:r>
      <w:ins w:id="138" w:author="卢 芳芳" w:date="2022-07-11T07:50:00Z">
        <w:r w:rsidR="000208C8">
          <w:rPr>
            <w:rFonts w:hint="eastAsia"/>
          </w:rPr>
          <w:t>于</w:t>
        </w:r>
      </w:ins>
      <w:del w:id="139" w:author="卢 芳芳" w:date="2022-07-11T07:50:00Z">
        <w:r w:rsidDel="000208C8">
          <w:rPr>
            <w:rFonts w:hint="eastAsia"/>
          </w:rPr>
          <w:delText>与</w:delText>
        </w:r>
      </w:del>
      <w:r>
        <w:rPr>
          <w:rFonts w:hint="eastAsia"/>
        </w:rPr>
        <w:t>以往的注意力机制，其减少了对外部信息的依赖，而是更加专注于特征之间的相关性。</w:t>
      </w:r>
      <w:ins w:id="140" w:author="tang chi" w:date="2022-07-21T09:24:00Z">
        <w:r w:rsidR="00AA1F5C">
          <w:rPr>
            <w:rFonts w:hint="eastAsia"/>
          </w:rPr>
          <w:t>Ye</w:t>
        </w:r>
      </w:ins>
      <w:ins w:id="141" w:author="tang chi" w:date="2022-07-26T21:40:00Z">
        <w:r w:rsidR="00353AE3" w:rsidRPr="00A43E73">
          <w:rPr>
            <w:vertAlign w:val="superscript"/>
            <w:rPrChange w:id="142" w:author="tang chi" w:date="2022-07-26T21:45:00Z">
              <w:rPr/>
            </w:rPrChange>
          </w:rPr>
          <w:fldChar w:fldCharType="begin"/>
        </w:r>
        <w:r w:rsidR="00353AE3" w:rsidRPr="00A43E73">
          <w:rPr>
            <w:vertAlign w:val="superscript"/>
            <w:rPrChange w:id="143" w:author="tang chi" w:date="2022-07-26T21:45:00Z">
              <w:rPr/>
            </w:rPrChange>
          </w:rPr>
          <w:instrText xml:space="preserve"> REF _Ref109764047 \r \h </w:instrText>
        </w:r>
      </w:ins>
      <w:r w:rsidR="00A43E73">
        <w:rPr>
          <w:vertAlign w:val="superscript"/>
        </w:rPr>
        <w:instrText xml:space="preserve"> \* MERGEFORMAT </w:instrText>
      </w:r>
      <w:r w:rsidR="00353AE3" w:rsidRPr="00573D1E">
        <w:rPr>
          <w:vertAlign w:val="superscript"/>
        </w:rPr>
      </w:r>
      <w:r w:rsidR="00353AE3" w:rsidRPr="00A43E73">
        <w:rPr>
          <w:vertAlign w:val="superscript"/>
          <w:rPrChange w:id="144" w:author="tang chi" w:date="2022-07-26T21:45:00Z">
            <w:rPr/>
          </w:rPrChange>
        </w:rPr>
        <w:fldChar w:fldCharType="separate"/>
      </w:r>
      <w:ins w:id="145" w:author="tang chi" w:date="2022-07-26T21:49:00Z">
        <w:r w:rsidR="00185C0B">
          <w:rPr>
            <w:vertAlign w:val="superscript"/>
          </w:rPr>
          <w:t>[26]</w:t>
        </w:r>
      </w:ins>
      <w:ins w:id="146" w:author="tang chi" w:date="2022-07-26T21:40:00Z">
        <w:r w:rsidR="00353AE3" w:rsidRPr="00A43E73">
          <w:rPr>
            <w:vertAlign w:val="superscript"/>
            <w:rPrChange w:id="147" w:author="tang chi" w:date="2022-07-26T21:45:00Z">
              <w:rPr/>
            </w:rPrChange>
          </w:rPr>
          <w:fldChar w:fldCharType="end"/>
        </w:r>
      </w:ins>
      <w:ins w:id="148" w:author="tang chi" w:date="2022-07-21T09:24:00Z">
        <w:r w:rsidR="00AA1F5C">
          <w:rPr>
            <w:rFonts w:hint="eastAsia"/>
          </w:rPr>
          <w:t>等人提出了跨</w:t>
        </w:r>
      </w:ins>
      <w:ins w:id="149" w:author="tang chi" w:date="2022-07-21T09:25:00Z">
        <w:r w:rsidR="00AA1F5C">
          <w:rPr>
            <w:rFonts w:hint="eastAsia"/>
          </w:rPr>
          <w:t>模态自注意力机制，模型可以自适应地聚焦</w:t>
        </w:r>
        <w:r w:rsidR="00D928F4">
          <w:rPr>
            <w:rFonts w:hint="eastAsia"/>
          </w:rPr>
          <w:t>于</w:t>
        </w:r>
      </w:ins>
      <w:ins w:id="150" w:author="tang chi" w:date="2022-07-21T09:27:00Z">
        <w:r w:rsidR="00D928F4">
          <w:rPr>
            <w:rFonts w:hint="eastAsia"/>
          </w:rPr>
          <w:t>视觉输入</w:t>
        </w:r>
      </w:ins>
      <w:ins w:id="151" w:author="tang chi" w:date="2022-07-21T09:26:00Z">
        <w:r w:rsidR="00D928F4">
          <w:rPr>
            <w:rFonts w:hint="eastAsia"/>
          </w:rPr>
          <w:t>的重要区域。</w:t>
        </w:r>
      </w:ins>
      <w:ins w:id="152" w:author="tang chi" w:date="2022-07-21T09:27:00Z">
        <w:r w:rsidR="00D928F4">
          <w:rPr>
            <w:rFonts w:hint="eastAsia"/>
          </w:rPr>
          <w:t>同时</w:t>
        </w:r>
      </w:ins>
      <w:ins w:id="153" w:author="tang chi" w:date="2022-07-21T09:28:00Z">
        <w:r w:rsidR="00D928F4">
          <w:rPr>
            <w:rFonts w:hint="eastAsia"/>
          </w:rPr>
          <w:t>引入</w:t>
        </w:r>
        <w:proofErr w:type="gramStart"/>
        <w:r w:rsidR="00D928F4">
          <w:rPr>
            <w:rFonts w:hint="eastAsia"/>
          </w:rPr>
          <w:t>了跨帧自我</w:t>
        </w:r>
        <w:proofErr w:type="gramEnd"/>
        <w:r w:rsidR="00D928F4">
          <w:rPr>
            <w:rFonts w:hint="eastAsia"/>
          </w:rPr>
          <w:t>注意模块，</w:t>
        </w:r>
      </w:ins>
      <w:ins w:id="154" w:author="tang chi" w:date="2022-07-21T09:29:00Z">
        <w:r w:rsidR="00D928F4">
          <w:rPr>
            <w:rFonts w:hint="eastAsia"/>
          </w:rPr>
          <w:t>实现视频分割性能的提升。</w:t>
        </w:r>
      </w:ins>
      <w:ins w:id="155" w:author="tang chi" w:date="2022-07-21T09:15:00Z">
        <w:r w:rsidR="00D11B8D">
          <w:rPr>
            <w:rFonts w:hint="eastAsia"/>
          </w:rPr>
          <w:t>现有的</w:t>
        </w:r>
        <w:proofErr w:type="gramStart"/>
        <w:r w:rsidR="00D11B8D">
          <w:rPr>
            <w:rFonts w:hint="eastAsia"/>
          </w:rPr>
          <w:t>自注意</w:t>
        </w:r>
        <w:proofErr w:type="gramEnd"/>
        <w:r w:rsidR="00D11B8D">
          <w:rPr>
            <w:rFonts w:hint="eastAsia"/>
          </w:rPr>
          <w:t>机制主要是空间注意与通道注意，Fan，Z</w:t>
        </w:r>
        <w:r w:rsidR="00D11B8D">
          <w:t>K</w:t>
        </w:r>
      </w:ins>
      <w:ins w:id="156" w:author="tang chi" w:date="2022-07-26T21:44:00Z">
        <w:r w:rsidR="00A43E73" w:rsidRPr="00A43E73">
          <w:rPr>
            <w:vertAlign w:val="superscript"/>
            <w:rPrChange w:id="157" w:author="tang chi" w:date="2022-07-26T21:45:00Z">
              <w:rPr/>
            </w:rPrChange>
          </w:rPr>
          <w:fldChar w:fldCharType="begin"/>
        </w:r>
        <w:r w:rsidR="00A43E73" w:rsidRPr="00A43E73">
          <w:rPr>
            <w:vertAlign w:val="superscript"/>
            <w:rPrChange w:id="158" w:author="tang chi" w:date="2022-07-26T21:45:00Z">
              <w:rPr/>
            </w:rPrChange>
          </w:rPr>
          <w:instrText xml:space="preserve"> REF _Ref109764269 \r \h </w:instrText>
        </w:r>
      </w:ins>
      <w:r w:rsidR="00A43E73">
        <w:rPr>
          <w:vertAlign w:val="superscript"/>
        </w:rPr>
        <w:instrText xml:space="preserve"> \* MERGEFORMAT </w:instrText>
      </w:r>
      <w:r w:rsidR="00A43E73" w:rsidRPr="00573D1E">
        <w:rPr>
          <w:vertAlign w:val="superscript"/>
        </w:rPr>
      </w:r>
      <w:r w:rsidR="00A43E73" w:rsidRPr="00A43E73">
        <w:rPr>
          <w:vertAlign w:val="superscript"/>
          <w:rPrChange w:id="159" w:author="tang chi" w:date="2022-07-26T21:45:00Z">
            <w:rPr/>
          </w:rPrChange>
        </w:rPr>
        <w:fldChar w:fldCharType="separate"/>
      </w:r>
      <w:ins w:id="160" w:author="tang chi" w:date="2022-07-26T21:49:00Z">
        <w:r w:rsidR="00185C0B">
          <w:rPr>
            <w:vertAlign w:val="superscript"/>
          </w:rPr>
          <w:t>[23]</w:t>
        </w:r>
      </w:ins>
      <w:ins w:id="161" w:author="tang chi" w:date="2022-07-26T21:44:00Z">
        <w:r w:rsidR="00A43E73" w:rsidRPr="00A43E73">
          <w:rPr>
            <w:vertAlign w:val="superscript"/>
            <w:rPrChange w:id="162" w:author="tang chi" w:date="2022-07-26T21:45:00Z">
              <w:rPr/>
            </w:rPrChange>
          </w:rPr>
          <w:fldChar w:fldCharType="end"/>
        </w:r>
      </w:ins>
      <w:ins w:id="163" w:author="tang chi" w:date="2022-07-21T09:15:00Z">
        <w:r w:rsidR="00D11B8D">
          <w:rPr>
            <w:rFonts w:hint="eastAsia"/>
          </w:rPr>
          <w:t>等人则研究了其他维度，采用了神经架构搜索技术以实现所有维度的</w:t>
        </w:r>
        <w:proofErr w:type="gramStart"/>
        <w:r w:rsidR="00D11B8D">
          <w:rPr>
            <w:rFonts w:hint="eastAsia"/>
          </w:rPr>
          <w:t>自注意</w:t>
        </w:r>
        <w:proofErr w:type="gramEnd"/>
        <w:r w:rsidR="00D11B8D">
          <w:rPr>
            <w:rFonts w:hint="eastAsia"/>
          </w:rPr>
          <w:t>建模。</w:t>
        </w:r>
      </w:ins>
      <w:ins w:id="164" w:author="tang chi" w:date="2022-07-21T09:34:00Z">
        <w:r w:rsidR="00882B12">
          <w:t>W</w:t>
        </w:r>
        <w:r w:rsidR="00882B12">
          <w:rPr>
            <w:rFonts w:hint="eastAsia"/>
          </w:rPr>
          <w:t>u</w:t>
        </w:r>
      </w:ins>
      <w:ins w:id="165" w:author="tang chi" w:date="2022-07-26T21:41:00Z">
        <w:r w:rsidR="00A43E73" w:rsidRPr="00A43E73">
          <w:rPr>
            <w:vertAlign w:val="superscript"/>
            <w:rPrChange w:id="166" w:author="tang chi" w:date="2022-07-26T21:45:00Z">
              <w:rPr/>
            </w:rPrChange>
          </w:rPr>
          <w:fldChar w:fldCharType="begin"/>
        </w:r>
        <w:r w:rsidR="00A43E73" w:rsidRPr="00A43E73">
          <w:rPr>
            <w:vertAlign w:val="superscript"/>
            <w:rPrChange w:id="167" w:author="tang chi" w:date="2022-07-26T21:45:00Z">
              <w:rPr/>
            </w:rPrChange>
          </w:rPr>
          <w:instrText xml:space="preserve"> REF _Ref109764086 \r \h </w:instrText>
        </w:r>
      </w:ins>
      <w:r w:rsidR="00A43E73">
        <w:rPr>
          <w:vertAlign w:val="superscript"/>
        </w:rPr>
        <w:instrText xml:space="preserve"> \* MERGEFORMAT </w:instrText>
      </w:r>
      <w:r w:rsidR="00A43E73" w:rsidRPr="00573D1E">
        <w:rPr>
          <w:vertAlign w:val="superscript"/>
        </w:rPr>
      </w:r>
      <w:r w:rsidR="00A43E73" w:rsidRPr="00A43E73">
        <w:rPr>
          <w:vertAlign w:val="superscript"/>
          <w:rPrChange w:id="168" w:author="tang chi" w:date="2022-07-26T21:45:00Z">
            <w:rPr/>
          </w:rPrChange>
        </w:rPr>
        <w:fldChar w:fldCharType="separate"/>
      </w:r>
      <w:ins w:id="169" w:author="tang chi" w:date="2022-07-26T21:49:00Z">
        <w:r w:rsidR="00185C0B">
          <w:rPr>
            <w:vertAlign w:val="superscript"/>
          </w:rPr>
          <w:t>[27]</w:t>
        </w:r>
      </w:ins>
      <w:ins w:id="170" w:author="tang chi" w:date="2022-07-26T21:41:00Z">
        <w:r w:rsidR="00A43E73" w:rsidRPr="00A43E73">
          <w:rPr>
            <w:vertAlign w:val="superscript"/>
            <w:rPrChange w:id="171" w:author="tang chi" w:date="2022-07-26T21:45:00Z">
              <w:rPr/>
            </w:rPrChange>
          </w:rPr>
          <w:fldChar w:fldCharType="end"/>
        </w:r>
      </w:ins>
      <w:ins w:id="172" w:author="tang chi" w:date="2022-07-21T09:34:00Z">
        <w:r w:rsidR="00882B12">
          <w:rPr>
            <w:rFonts w:hint="eastAsia"/>
          </w:rPr>
          <w:t>等人</w:t>
        </w:r>
      </w:ins>
      <w:ins w:id="173" w:author="tang chi" w:date="2022-07-21T09:35:00Z">
        <w:r w:rsidR="00882B12">
          <w:rPr>
            <w:rFonts w:hint="eastAsia"/>
          </w:rPr>
          <w:t>提出维度交互自我注意，</w:t>
        </w:r>
        <w:r w:rsidR="00D02B18">
          <w:rPr>
            <w:rFonts w:hint="eastAsia"/>
          </w:rPr>
          <w:t>用以</w:t>
        </w:r>
      </w:ins>
      <w:ins w:id="174" w:author="tang chi" w:date="2022-07-21T09:36:00Z">
        <w:r w:rsidR="00D02B18">
          <w:rPr>
            <w:rFonts w:hint="eastAsia"/>
          </w:rPr>
          <w:t>特征提取，</w:t>
        </w:r>
      </w:ins>
      <w:ins w:id="175" w:author="tang chi" w:date="2022-07-21T09:38:00Z">
        <w:r w:rsidR="00D02B18">
          <w:rPr>
            <w:rFonts w:hint="eastAsia"/>
          </w:rPr>
          <w:t>同时</w:t>
        </w:r>
      </w:ins>
      <w:ins w:id="176" w:author="tang chi" w:date="2022-07-21T09:37:00Z">
        <w:r w:rsidR="00D02B18">
          <w:rPr>
            <w:rFonts w:hint="eastAsia"/>
          </w:rPr>
          <w:t>减小了模型的</w:t>
        </w:r>
      </w:ins>
      <w:ins w:id="177" w:author="tang chi" w:date="2022-07-21T09:38:00Z">
        <w:r w:rsidR="00D02B18">
          <w:rPr>
            <w:rFonts w:hint="eastAsia"/>
          </w:rPr>
          <w:t>计算量，加速了分割模型的训练。</w:t>
        </w:r>
      </w:ins>
      <w:r>
        <w:rPr>
          <w:rFonts w:hint="eastAsia"/>
        </w:rPr>
        <w:t>Jun</w:t>
      </w:r>
      <w:r>
        <w:t xml:space="preserve"> F</w:t>
      </w:r>
      <w:r>
        <w:rPr>
          <w:rFonts w:hint="eastAsia"/>
        </w:rPr>
        <w:t>u等人改进了自注意力机制提出通道、空间双重自注意力机制并应用到了语义分割模型中</w:t>
      </w:r>
      <w:r w:rsidR="00F17C5D" w:rsidRPr="00F17C5D">
        <w:rPr>
          <w:vertAlign w:val="superscript"/>
        </w:rPr>
        <w:fldChar w:fldCharType="begin"/>
      </w:r>
      <w:r w:rsidR="00F17C5D" w:rsidRPr="00F17C5D">
        <w:rPr>
          <w:vertAlign w:val="superscript"/>
        </w:rPr>
        <w:instrText xml:space="preserve"> </w:instrText>
      </w:r>
      <w:r w:rsidR="00F17C5D" w:rsidRPr="00F17C5D">
        <w:rPr>
          <w:rFonts w:hint="eastAsia"/>
          <w:vertAlign w:val="superscript"/>
        </w:rPr>
        <w:instrText>REF _Ref107335113 \r \h</w:instrText>
      </w:r>
      <w:r w:rsidR="00F17C5D" w:rsidRPr="00F17C5D">
        <w:rPr>
          <w:vertAlign w:val="superscript"/>
        </w:rPr>
        <w:instrText xml:space="preserve"> </w:instrText>
      </w:r>
      <w:r w:rsidR="00F17C5D">
        <w:rPr>
          <w:vertAlign w:val="superscript"/>
        </w:rPr>
        <w:instrText xml:space="preserve"> \* MERGEFORMAT </w:instrText>
      </w:r>
      <w:r w:rsidR="00F17C5D" w:rsidRPr="00F17C5D">
        <w:rPr>
          <w:vertAlign w:val="superscript"/>
        </w:rPr>
      </w:r>
      <w:r w:rsidR="00F17C5D" w:rsidRPr="00F17C5D">
        <w:rPr>
          <w:vertAlign w:val="superscript"/>
        </w:rPr>
        <w:fldChar w:fldCharType="separate"/>
      </w:r>
      <w:ins w:id="178" w:author="tang chi" w:date="2022-07-26T21:49:00Z">
        <w:r w:rsidR="00185C0B">
          <w:rPr>
            <w:vertAlign w:val="superscript"/>
          </w:rPr>
          <w:t>[33]</w:t>
        </w:r>
      </w:ins>
      <w:del w:id="179" w:author="tang chi" w:date="2022-07-26T21:49:00Z">
        <w:r w:rsidR="00F17C5D" w:rsidRPr="00F17C5D" w:rsidDel="00185C0B">
          <w:rPr>
            <w:vertAlign w:val="superscript"/>
          </w:rPr>
          <w:delText>[25]</w:delText>
        </w:r>
      </w:del>
      <w:r w:rsidR="00F17C5D" w:rsidRPr="00F17C5D">
        <w:rPr>
          <w:vertAlign w:val="superscript"/>
        </w:rPr>
        <w:fldChar w:fldCharType="end"/>
      </w:r>
      <w:r>
        <w:rPr>
          <w:rFonts w:hint="eastAsia"/>
        </w:rPr>
        <w:t>。</w:t>
      </w:r>
      <w:commentRangeEnd w:id="135"/>
      <w:r w:rsidR="000C0BAA">
        <w:rPr>
          <w:rStyle w:val="ad"/>
        </w:rPr>
        <w:commentReference w:id="135"/>
      </w:r>
    </w:p>
    <w:p w14:paraId="5C01DAFA" w14:textId="77777777" w:rsidR="00ED44BB" w:rsidRDefault="00ED44BB">
      <w:pPr>
        <w:rPr>
          <w:ins w:id="180" w:author="tang chi" w:date="2022-08-06T19:55:00Z"/>
          <w:noProof/>
        </w:rPr>
      </w:pPr>
    </w:p>
    <w:p w14:paraId="56771344" w14:textId="3E9E5A7A" w:rsidR="002C2D65" w:rsidRDefault="00444F00">
      <w:ins w:id="181" w:author="tang chi" w:date="2022-07-21T09:01:00Z">
        <w:r>
          <w:rPr>
            <w:noProof/>
          </w:rPr>
          <w:drawing>
            <wp:inline distT="0" distB="0" distL="0" distR="0" wp14:anchorId="271D1347" wp14:editId="407FCE22">
              <wp:extent cx="5274310" cy="2966720"/>
              <wp:effectExtent l="0" t="0" r="0" b="0"/>
              <wp:docPr id="9"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274310" cy="2966720"/>
                      </a:xfrm>
                      <a:prstGeom prst="rect">
                        <a:avLst/>
                      </a:prstGeom>
                    </pic:spPr>
                  </pic:pic>
                </a:graphicData>
              </a:graphic>
            </wp:inline>
          </w:drawing>
        </w:r>
      </w:ins>
      <w:commentRangeStart w:id="182"/>
      <w:del w:id="183" w:author="卢 芳芳" w:date="2022-08-05T23:16:00Z">
        <w:r w:rsidR="00162512" w:rsidDel="000A02A5">
          <w:rPr>
            <w:noProof/>
          </w:rPr>
          <w:lastRenderedPageBreak/>
          <w:drawing>
            <wp:inline distT="0" distB="0" distL="0" distR="0" wp14:anchorId="5D77DA5A" wp14:editId="6A011F73">
              <wp:extent cx="5274310" cy="2966720"/>
              <wp:effectExtent l="38100" t="38100" r="78740" b="8128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274310" cy="2966720"/>
                      </a:xfrm>
                      <a:prstGeom prst="rect">
                        <a:avLst/>
                      </a:prstGeom>
                      <a:effectLst>
                        <a:outerShdw blurRad="50800" dist="38100" dir="2700000" algn="tl" rotWithShape="0">
                          <a:prstClr val="black">
                            <a:alpha val="40000"/>
                          </a:prstClr>
                        </a:outerShdw>
                      </a:effectLst>
                    </pic:spPr>
                  </pic:pic>
                </a:graphicData>
              </a:graphic>
            </wp:inline>
          </w:drawing>
        </w:r>
      </w:del>
      <w:commentRangeEnd w:id="182"/>
      <w:r w:rsidR="00C74C53">
        <w:rPr>
          <w:rStyle w:val="ad"/>
        </w:rPr>
        <w:commentReference w:id="182"/>
      </w:r>
    </w:p>
    <w:p w14:paraId="05FD5761" w14:textId="4B979BF5" w:rsidR="00B63AAA" w:rsidRPr="00684F4A" w:rsidRDefault="00B63AAA" w:rsidP="00684F4A">
      <w:pPr>
        <w:jc w:val="center"/>
        <w:rPr>
          <w:b/>
          <w:bCs/>
        </w:rPr>
      </w:pPr>
      <w:r w:rsidRPr="00684F4A">
        <w:rPr>
          <w:rFonts w:hint="eastAsia"/>
          <w:b/>
          <w:bCs/>
        </w:rPr>
        <w:t>图1</w:t>
      </w:r>
      <w:r w:rsidR="00684F4A" w:rsidRPr="00684F4A">
        <w:rPr>
          <w:b/>
          <w:bCs/>
        </w:rPr>
        <w:t xml:space="preserve"> SMA-N</w:t>
      </w:r>
      <w:r w:rsidR="00684F4A" w:rsidRPr="00684F4A">
        <w:rPr>
          <w:rFonts w:hint="eastAsia"/>
          <w:b/>
          <w:bCs/>
        </w:rPr>
        <w:t>et结构</w:t>
      </w:r>
    </w:p>
    <w:p w14:paraId="7E21D53A" w14:textId="74156C61" w:rsidR="00DA733F" w:rsidRPr="002C2D65" w:rsidRDefault="00DA733F">
      <w:pPr>
        <w:rPr>
          <w:b/>
          <w:bCs/>
          <w:sz w:val="24"/>
          <w:szCs w:val="24"/>
        </w:rPr>
      </w:pPr>
      <w:r w:rsidRPr="002C2D65">
        <w:rPr>
          <w:rFonts w:hint="eastAsia"/>
          <w:b/>
          <w:bCs/>
          <w:sz w:val="24"/>
          <w:szCs w:val="24"/>
        </w:rPr>
        <w:t>方法</w:t>
      </w:r>
    </w:p>
    <w:p w14:paraId="79E918D8" w14:textId="40BC5577" w:rsidR="00134A04" w:rsidRDefault="00701F6F">
      <w:r>
        <w:rPr>
          <w:rFonts w:hint="eastAsia"/>
        </w:rPr>
        <w:t>在本章节，我们将详细讨论组成</w:t>
      </w:r>
      <w:r w:rsidR="00397ACA">
        <w:t>SMA-Net</w:t>
      </w:r>
      <w:r w:rsidR="00397ACA">
        <w:rPr>
          <w:rFonts w:hint="eastAsia"/>
        </w:rPr>
        <w:t>的整体结构和</w:t>
      </w:r>
      <w:r w:rsidR="00A52987">
        <w:rPr>
          <w:rFonts w:hint="eastAsia"/>
        </w:rPr>
        <w:t>组成网络</w:t>
      </w:r>
      <w:r>
        <w:rPr>
          <w:rFonts w:hint="eastAsia"/>
        </w:rPr>
        <w:t>的</w:t>
      </w:r>
      <w:r w:rsidR="00504616">
        <w:rPr>
          <w:rFonts w:hint="eastAsia"/>
        </w:rPr>
        <w:t>核心</w:t>
      </w:r>
      <w:r>
        <w:rPr>
          <w:rFonts w:hint="eastAsia"/>
        </w:rPr>
        <w:t>部分，其中包括</w:t>
      </w:r>
      <w:r w:rsidR="003171D2">
        <w:t>CT</w:t>
      </w:r>
      <w:r w:rsidR="003171D2">
        <w:rPr>
          <w:rFonts w:hint="eastAsia"/>
        </w:rPr>
        <w:t>图像与其边缘特征融合，线性空间注意力机制和空间注意力机制以及训练使用的损失函数。</w:t>
      </w:r>
    </w:p>
    <w:p w14:paraId="4FB55928" w14:textId="77777777" w:rsidR="009A073E" w:rsidRDefault="009A073E"/>
    <w:p w14:paraId="1E7CCBC5" w14:textId="543E4A36" w:rsidR="009A073E" w:rsidRDefault="009A073E">
      <w:pPr>
        <w:rPr>
          <w:b/>
          <w:bCs/>
        </w:rPr>
      </w:pPr>
      <w:r w:rsidRPr="00181C0D">
        <w:rPr>
          <w:rFonts w:hint="eastAsia"/>
          <w:b/>
          <w:bCs/>
        </w:rPr>
        <w:t>A</w:t>
      </w:r>
      <w:r w:rsidR="007F6F00">
        <w:rPr>
          <w:rFonts w:hint="eastAsia"/>
          <w:b/>
          <w:bCs/>
        </w:rPr>
        <w:t>网络结构</w:t>
      </w:r>
    </w:p>
    <w:p w14:paraId="6800DF08" w14:textId="0AB19DE8" w:rsidR="007F6F00" w:rsidRPr="007F6F00" w:rsidRDefault="00404F23">
      <w:r>
        <w:rPr>
          <w:rFonts w:hint="eastAsia"/>
        </w:rPr>
        <w:t>我们的网络结构如</w:t>
      </w:r>
      <w:r w:rsidR="00A82A52">
        <w:rPr>
          <w:rFonts w:hint="eastAsia"/>
        </w:rPr>
        <w:t>图1</w:t>
      </w:r>
      <w:r>
        <w:rPr>
          <w:rFonts w:hint="eastAsia"/>
        </w:rPr>
        <w:t>所示</w:t>
      </w:r>
      <w:r w:rsidR="00742A2A">
        <w:rPr>
          <w:rFonts w:hint="eastAsia"/>
        </w:rPr>
        <w:t>，</w:t>
      </w:r>
      <w:r w:rsidR="00AA066A">
        <w:rPr>
          <w:rFonts w:hint="eastAsia"/>
        </w:rPr>
        <w:t>可以看到，C</w:t>
      </w:r>
      <w:r w:rsidR="00AA066A">
        <w:t>T</w:t>
      </w:r>
      <w:r w:rsidR="00AA066A">
        <w:rPr>
          <w:rFonts w:hint="eastAsia"/>
        </w:rPr>
        <w:t>图像首先与其对应的边缘</w:t>
      </w:r>
      <w:r w:rsidR="00B7616C">
        <w:rPr>
          <w:rFonts w:hint="eastAsia"/>
        </w:rPr>
        <w:t>特征串联得到输入网络的张量。</w:t>
      </w:r>
      <w:r w:rsidR="009D5284">
        <w:rPr>
          <w:rFonts w:hint="eastAsia"/>
        </w:rPr>
        <w:t>在进入网络后，</w:t>
      </w:r>
      <w:r w:rsidR="00847391">
        <w:rPr>
          <w:rFonts w:hint="eastAsia"/>
        </w:rPr>
        <w:t>由</w:t>
      </w:r>
      <w:r w:rsidR="00AF6762">
        <w:rPr>
          <w:rFonts w:hint="eastAsia"/>
        </w:rPr>
        <w:t>卷积、激活操作</w:t>
      </w:r>
      <w:r w:rsidR="00C25270">
        <w:rPr>
          <w:rFonts w:hint="eastAsia"/>
        </w:rPr>
        <w:t>后，特征图分为两个方向。</w:t>
      </w:r>
      <w:r w:rsidR="0049092C">
        <w:rPr>
          <w:rFonts w:hint="eastAsia"/>
        </w:rPr>
        <w:t>一方面</w:t>
      </w:r>
      <w:r w:rsidR="00AC4FBB">
        <w:rPr>
          <w:rFonts w:hint="eastAsia"/>
        </w:rPr>
        <w:t>特征</w:t>
      </w:r>
      <w:r w:rsidR="00C25270">
        <w:rPr>
          <w:rFonts w:hint="eastAsia"/>
        </w:rPr>
        <w:t>送入</w:t>
      </w:r>
      <w:r w:rsidR="00AC4FBB">
        <w:rPr>
          <w:rFonts w:hint="eastAsia"/>
        </w:rPr>
        <w:t>C</w:t>
      </w:r>
      <w:r w:rsidR="00AC4FBB">
        <w:t>AM</w:t>
      </w:r>
      <w:r w:rsidR="00AC4FBB">
        <w:rPr>
          <w:rFonts w:hint="eastAsia"/>
        </w:rPr>
        <w:t>模块</w:t>
      </w:r>
      <w:r w:rsidR="0049092C">
        <w:rPr>
          <w:rFonts w:hint="eastAsia"/>
        </w:rPr>
        <w:t>，</w:t>
      </w:r>
      <w:r w:rsidR="00A76B2A">
        <w:rPr>
          <w:rFonts w:hint="eastAsia"/>
        </w:rPr>
        <w:t>一方面特征通过池化送入下一层的特征提取。S</w:t>
      </w:r>
      <w:r w:rsidR="00A76B2A">
        <w:t>MA-N</w:t>
      </w:r>
      <w:r w:rsidR="00A76B2A">
        <w:rPr>
          <w:rFonts w:hint="eastAsia"/>
        </w:rPr>
        <w:t>et对特征进行了</w:t>
      </w:r>
      <w:r w:rsidR="00BB0AF9">
        <w:rPr>
          <w:rFonts w:hint="eastAsia"/>
        </w:rPr>
        <w:t>向下采样4次。特征图由分辨率大小5</w:t>
      </w:r>
      <w:r w:rsidR="00BB0AF9">
        <w:t>12*512</w:t>
      </w:r>
      <w:r w:rsidR="00E41FB7">
        <w:rPr>
          <w:rFonts w:hint="eastAsia"/>
        </w:rPr>
        <w:t>缩小至3</w:t>
      </w:r>
      <w:r w:rsidR="00E41FB7">
        <w:t>2*32</w:t>
      </w:r>
      <w:r w:rsidR="00E41FB7">
        <w:rPr>
          <w:rFonts w:hint="eastAsia"/>
        </w:rPr>
        <w:t>。</w:t>
      </w:r>
      <w:r w:rsidR="00D5258F">
        <w:rPr>
          <w:rFonts w:hint="eastAsia"/>
        </w:rPr>
        <w:t>之后对特征图进行上采样，在上采样</w:t>
      </w:r>
      <w:r w:rsidR="009E5E16">
        <w:rPr>
          <w:rFonts w:hint="eastAsia"/>
        </w:rPr>
        <w:t>后，对处于同一层的</w:t>
      </w:r>
      <w:r w:rsidR="00850989">
        <w:rPr>
          <w:rFonts w:hint="eastAsia"/>
        </w:rPr>
        <w:t>编码器特征图在经过</w:t>
      </w:r>
      <w:r w:rsidR="003203FC">
        <w:rPr>
          <w:rFonts w:hint="eastAsia"/>
        </w:rPr>
        <w:t>C</w:t>
      </w:r>
      <w:r w:rsidR="003203FC">
        <w:t>AM</w:t>
      </w:r>
      <w:r w:rsidR="00665204">
        <w:rPr>
          <w:rFonts w:hint="eastAsia"/>
        </w:rPr>
        <w:t>后进行拼接操作，然后将所得特征图送入</w:t>
      </w:r>
      <w:r w:rsidR="00C958C7">
        <w:rPr>
          <w:rFonts w:hint="eastAsia"/>
        </w:rPr>
        <w:t>P</w:t>
      </w:r>
      <w:r w:rsidR="00C958C7">
        <w:t>LAM</w:t>
      </w:r>
      <w:r w:rsidR="00C958C7">
        <w:rPr>
          <w:rFonts w:hint="eastAsia"/>
        </w:rPr>
        <w:t>模块，</w:t>
      </w:r>
      <w:ins w:id="184" w:author="卢 芳芳" w:date="2022-07-11T15:04:00Z">
        <w:r w:rsidR="00922BC7">
          <w:rPr>
            <w:rFonts w:hint="eastAsia"/>
          </w:rPr>
          <w:t>得到</w:t>
        </w:r>
        <w:del w:id="185" w:author="tang chi" w:date="2022-07-21T09:39:00Z">
          <w:r w:rsidR="00922BC7" w:rsidDel="00D02B18">
            <w:rPr>
              <w:rFonts w:hint="eastAsia"/>
            </w:rPr>
            <w:delText>。。。</w:delText>
          </w:r>
        </w:del>
      </w:ins>
      <w:ins w:id="186" w:author="tang chi" w:date="2022-07-21T09:40:00Z">
        <w:r w:rsidR="00D02B18">
          <w:rPr>
            <w:rFonts w:hint="eastAsia"/>
          </w:rPr>
          <w:t>语义信息丰富的</w:t>
        </w:r>
      </w:ins>
      <w:ins w:id="187" w:author="卢 芳芳" w:date="2022-07-11T15:04:00Z">
        <w:r w:rsidR="00922BC7">
          <w:rPr>
            <w:rFonts w:hint="eastAsia"/>
          </w:rPr>
          <w:t>特征，</w:t>
        </w:r>
      </w:ins>
      <w:ins w:id="188" w:author="卢 芳芳" w:date="2022-07-11T15:05:00Z">
        <w:r w:rsidR="00922BC7">
          <w:rPr>
            <w:rFonts w:hint="eastAsia"/>
          </w:rPr>
          <w:t>之后对特征图进行上采样，</w:t>
        </w:r>
      </w:ins>
      <w:r w:rsidR="00C958C7">
        <w:rPr>
          <w:rFonts w:hint="eastAsia"/>
        </w:rPr>
        <w:t>接着重复上述操作，将特征图上采样至原图像大小。</w:t>
      </w:r>
      <w:r w:rsidR="009651D5">
        <w:rPr>
          <w:rFonts w:hint="eastAsia"/>
        </w:rPr>
        <w:t>最后压缩通道得到最终分割结果。</w:t>
      </w:r>
    </w:p>
    <w:p w14:paraId="3A7872DD" w14:textId="39DB5563" w:rsidR="003171D2" w:rsidRDefault="003171D2"/>
    <w:p w14:paraId="2E678D49" w14:textId="79CACE59" w:rsidR="003171D2" w:rsidRPr="00181C0D" w:rsidRDefault="00742A2A">
      <w:pPr>
        <w:rPr>
          <w:b/>
          <w:bCs/>
        </w:rPr>
      </w:pPr>
      <w:r>
        <w:rPr>
          <w:b/>
          <w:bCs/>
        </w:rPr>
        <w:t>B</w:t>
      </w:r>
      <w:r w:rsidR="003171D2" w:rsidRPr="00181C0D">
        <w:rPr>
          <w:rFonts w:hint="eastAsia"/>
          <w:b/>
          <w:bCs/>
        </w:rPr>
        <w:t>边缘特征</w:t>
      </w:r>
      <w:r w:rsidR="001A3E38" w:rsidRPr="00181C0D">
        <w:rPr>
          <w:rFonts w:hint="eastAsia"/>
          <w:b/>
          <w:bCs/>
        </w:rPr>
        <w:t>串联</w:t>
      </w:r>
    </w:p>
    <w:p w14:paraId="5AA4B2E0" w14:textId="08807FBF" w:rsidR="003171D2" w:rsidRDefault="00504616" w:rsidP="005D4F86">
      <w:pPr>
        <w:rPr>
          <w:rFonts w:ascii="Arial" w:hAnsi="Arial" w:cs="Arial"/>
          <w:color w:val="333333"/>
          <w:szCs w:val="21"/>
          <w:shd w:val="clear" w:color="auto" w:fill="FFFFFF"/>
        </w:rPr>
      </w:pPr>
      <w:r>
        <w:rPr>
          <w:rFonts w:hint="eastAsia"/>
        </w:rPr>
        <w:t>在</w:t>
      </w:r>
      <w:r w:rsidR="00E013C1">
        <w:rPr>
          <w:rFonts w:hint="eastAsia"/>
        </w:rPr>
        <w:t>应用到医学图像的语义分割模型中，大部分都是采用编码-解码作为整体架构，</w:t>
      </w:r>
      <w:r w:rsidR="008E438A">
        <w:rPr>
          <w:rFonts w:hint="eastAsia"/>
        </w:rPr>
        <w:t>编码器通过卷积、池化操作，从图像中提取特征图，其中低层次的特征</w:t>
      </w:r>
      <w:proofErr w:type="gramStart"/>
      <w:r w:rsidR="008E438A">
        <w:rPr>
          <w:rFonts w:hint="eastAsia"/>
        </w:rPr>
        <w:t>图</w:t>
      </w:r>
      <w:r w:rsidR="003A2B78">
        <w:rPr>
          <w:rFonts w:hint="eastAsia"/>
        </w:rPr>
        <w:t>往往</w:t>
      </w:r>
      <w:proofErr w:type="gramEnd"/>
      <w:r w:rsidR="003A2B78">
        <w:rPr>
          <w:rFonts w:hint="eastAsia"/>
        </w:rPr>
        <w:t>是泛化的，包含了</w:t>
      </w:r>
      <w:r w:rsidR="00BE0FC5">
        <w:rPr>
          <w:rFonts w:hint="eastAsia"/>
        </w:rPr>
        <w:t>C</w:t>
      </w:r>
      <w:r w:rsidR="00BE0FC5">
        <w:t>T</w:t>
      </w:r>
      <w:r w:rsidR="00BE0FC5">
        <w:rPr>
          <w:rFonts w:hint="eastAsia"/>
        </w:rPr>
        <w:t>中病变</w:t>
      </w:r>
      <w:r w:rsidR="003A2B78">
        <w:rPr>
          <w:rFonts w:hint="eastAsia"/>
        </w:rPr>
        <w:t>的边缘信息。</w:t>
      </w:r>
      <w:r w:rsidR="00BB0EE4">
        <w:rPr>
          <w:rFonts w:hint="eastAsia"/>
        </w:rPr>
        <w:t>而在下采样的过程中，特征图中边缘细节会出现部分丢失。</w:t>
      </w:r>
      <w:r w:rsidR="003612D8">
        <w:rPr>
          <w:rFonts w:hint="eastAsia"/>
        </w:rPr>
        <w:t>基于这一现象，我们提出将C</w:t>
      </w:r>
      <w:r w:rsidR="003612D8">
        <w:t>T</w:t>
      </w:r>
      <w:r w:rsidR="003612D8">
        <w:rPr>
          <w:rFonts w:hint="eastAsia"/>
        </w:rPr>
        <w:t>图像与其边缘特征</w:t>
      </w:r>
      <w:r w:rsidR="001A3E38">
        <w:rPr>
          <w:rFonts w:hint="eastAsia"/>
        </w:rPr>
        <w:t>串联</w:t>
      </w:r>
      <w:r w:rsidR="00095A85">
        <w:rPr>
          <w:rFonts w:hint="eastAsia"/>
        </w:rPr>
        <w:t>，从模型输入的源头上，增加空间细节信息。</w:t>
      </w:r>
      <w:r w:rsidR="0092379B">
        <w:rPr>
          <w:rFonts w:hint="eastAsia"/>
        </w:rPr>
        <w:t>如</w:t>
      </w:r>
      <w:r w:rsidR="005563D9" w:rsidRPr="00B764C6">
        <w:rPr>
          <w:rFonts w:hint="eastAsia"/>
          <w:b/>
          <w:bCs/>
        </w:rPr>
        <w:t>图1（a）</w:t>
      </w:r>
      <w:r w:rsidR="0092379B">
        <w:rPr>
          <w:rFonts w:hint="eastAsia"/>
        </w:rPr>
        <w:t>所示，</w:t>
      </w:r>
      <w:r w:rsidR="00095A85">
        <w:rPr>
          <w:rFonts w:hint="eastAsia"/>
        </w:rPr>
        <w:t>我们首先对C</w:t>
      </w:r>
      <w:r w:rsidR="00095A85">
        <w:t>T</w:t>
      </w:r>
      <w:r w:rsidR="00095A85">
        <w:rPr>
          <w:rFonts w:hint="eastAsia"/>
        </w:rPr>
        <w:t>图像做高斯滤波</w:t>
      </w:r>
      <w:r w:rsidR="001558A3">
        <w:rPr>
          <w:rFonts w:hint="eastAsia"/>
        </w:rPr>
        <w:t>处理，高斯滤波</w:t>
      </w:r>
      <w:r w:rsidR="00700731">
        <w:rPr>
          <w:rFonts w:hint="eastAsia"/>
        </w:rPr>
        <w:t>的思想是通过对像素</w:t>
      </w:r>
      <w:r w:rsidR="00700731">
        <w:rPr>
          <w:rFonts w:ascii="Arial" w:hAnsi="Arial" w:cs="Arial"/>
          <w:color w:val="333333"/>
          <w:szCs w:val="21"/>
          <w:shd w:val="clear" w:color="auto" w:fill="FFFFFF"/>
        </w:rPr>
        <w:t>加权平均</w:t>
      </w:r>
      <w:r w:rsidR="00700731">
        <w:rPr>
          <w:rFonts w:ascii="Arial" w:hAnsi="Arial" w:cs="Arial" w:hint="eastAsia"/>
          <w:color w:val="333333"/>
          <w:szCs w:val="21"/>
          <w:shd w:val="clear" w:color="auto" w:fill="FFFFFF"/>
        </w:rPr>
        <w:t>处理，从而抑制</w:t>
      </w:r>
      <w:r w:rsidR="00A940B3">
        <w:rPr>
          <w:rFonts w:ascii="Arial" w:hAnsi="Arial" w:cs="Arial" w:hint="eastAsia"/>
          <w:color w:val="333333"/>
          <w:szCs w:val="21"/>
          <w:shd w:val="clear" w:color="auto" w:fill="FFFFFF"/>
        </w:rPr>
        <w:t>噪声</w:t>
      </w:r>
      <w:r w:rsidR="00F874FC">
        <w:rPr>
          <w:rFonts w:ascii="Arial" w:hAnsi="Arial" w:cs="Arial" w:hint="eastAsia"/>
          <w:color w:val="333333"/>
          <w:szCs w:val="21"/>
          <w:shd w:val="clear" w:color="auto" w:fill="FFFFFF"/>
        </w:rPr>
        <w:t>，并且保留细节信息。</w:t>
      </w:r>
      <w:r w:rsidR="00A940B3">
        <w:rPr>
          <w:rFonts w:ascii="Arial" w:hAnsi="Arial" w:cs="Arial" w:hint="eastAsia"/>
          <w:color w:val="333333"/>
          <w:szCs w:val="21"/>
          <w:shd w:val="clear" w:color="auto" w:fill="FFFFFF"/>
        </w:rPr>
        <w:t>然后</w:t>
      </w:r>
      <w:r w:rsidR="00B838B8">
        <w:rPr>
          <w:rFonts w:ascii="Arial" w:hAnsi="Arial" w:cs="Arial" w:hint="eastAsia"/>
          <w:color w:val="333333"/>
          <w:szCs w:val="21"/>
          <w:shd w:val="clear" w:color="auto" w:fill="FFFFFF"/>
        </w:rPr>
        <w:t>，</w:t>
      </w:r>
      <w:r w:rsidR="00A940B3">
        <w:rPr>
          <w:rFonts w:ascii="Arial" w:hAnsi="Arial" w:cs="Arial" w:hint="eastAsia"/>
          <w:color w:val="333333"/>
          <w:szCs w:val="21"/>
          <w:shd w:val="clear" w:color="auto" w:fill="FFFFFF"/>
        </w:rPr>
        <w:t>做阈值处理，</w:t>
      </w:r>
      <w:r w:rsidR="00B838B8">
        <w:rPr>
          <w:rFonts w:ascii="Arial" w:hAnsi="Arial" w:cs="Arial" w:hint="eastAsia"/>
          <w:color w:val="333333"/>
          <w:szCs w:val="21"/>
          <w:shd w:val="clear" w:color="auto" w:fill="FFFFFF"/>
        </w:rPr>
        <w:t>获得</w:t>
      </w:r>
      <w:proofErr w:type="gramStart"/>
      <w:r w:rsidR="00B838B8">
        <w:rPr>
          <w:rFonts w:ascii="Arial" w:hAnsi="Arial" w:cs="Arial" w:hint="eastAsia"/>
          <w:color w:val="333333"/>
          <w:szCs w:val="21"/>
          <w:shd w:val="clear" w:color="auto" w:fill="FFFFFF"/>
        </w:rPr>
        <w:t>二值图</w:t>
      </w:r>
      <w:proofErr w:type="gramEnd"/>
      <w:r w:rsidR="005563D9">
        <w:rPr>
          <w:rFonts w:ascii="Arial" w:hAnsi="Arial" w:cs="Arial"/>
          <w:color w:val="333333"/>
          <w:szCs w:val="21"/>
          <w:shd w:val="clear" w:color="auto" w:fill="FFFFFF"/>
        </w:rPr>
        <w:t>U</w:t>
      </w:r>
      <w:r w:rsidR="005563D9">
        <w:rPr>
          <w:rFonts w:ascii="Arial" w:hAnsi="Arial" w:cs="Arial" w:hint="eastAsia"/>
          <w:color w:val="333333"/>
          <w:szCs w:val="21"/>
          <w:shd w:val="clear" w:color="auto" w:fill="FFFFFF"/>
        </w:rPr>
        <w:t>：</w:t>
      </w:r>
    </w:p>
    <w:p w14:paraId="3C05420C" w14:textId="6134144F" w:rsidR="00E06DF8" w:rsidRDefault="005D2094" w:rsidP="005D2094">
      <w:pPr>
        <w:jc w:val="center"/>
      </w:pPr>
      <w:r>
        <w:rPr>
          <w:rFonts w:ascii="Arial" w:hAnsi="Arial" w:cs="Arial" w:hint="eastAsia"/>
        </w:rPr>
        <w:t xml:space="preserve"> </w:t>
      </w:r>
      <w:r>
        <w:rPr>
          <w:rFonts w:ascii="Arial" w:hAnsi="Arial" w:cs="Arial"/>
        </w:rPr>
        <w:t xml:space="preserve">    </w:t>
      </w:r>
      <w:r w:rsidRPr="00905211">
        <w:rPr>
          <w:rFonts w:ascii="Arial" w:hAnsi="Arial" w:cs="Arial"/>
          <w:sz w:val="24"/>
          <w:szCs w:val="28"/>
        </w:rPr>
        <w:t xml:space="preserve">               </w:t>
      </w:r>
      <m:oMath>
        <m:r>
          <w:rPr>
            <w:rFonts w:ascii="Cambria Math" w:hAnsi="Cambria Math"/>
            <w:sz w:val="24"/>
            <w:szCs w:val="28"/>
          </w:rPr>
          <m:t>U=T(</m:t>
        </m:r>
        <m:r>
          <w:ins w:id="189" w:author="tang chi" w:date="2022-07-21T09:40:00Z">
            <w:rPr>
              <w:rFonts w:ascii="Cambria Math" w:hAnsi="Cambria Math"/>
              <w:sz w:val="24"/>
              <w:szCs w:val="28"/>
            </w:rPr>
            <m:t>G</m:t>
          </w:ins>
        </m:r>
        <m:r>
          <w:del w:id="190" w:author="tang chi" w:date="2022-07-21T09:40:00Z">
            <w:rPr>
              <w:rFonts w:ascii="Cambria Math" w:hAnsi="Cambria Math" w:hint="eastAsia"/>
              <w:sz w:val="24"/>
              <w:szCs w:val="28"/>
            </w:rPr>
            <m:t>g</m:t>
          </w:del>
        </m:r>
        <m:r>
          <w:rPr>
            <w:rFonts w:ascii="Cambria Math" w:hAnsi="Cambria Math"/>
            <w:sz w:val="24"/>
            <w:szCs w:val="28"/>
          </w:rPr>
          <m:t>(X,k=3),t=127)</m:t>
        </m:r>
      </m:oMath>
      <w:r w:rsidR="0093026B" w:rsidRPr="00905211">
        <w:rPr>
          <w:rFonts w:hint="eastAsia"/>
          <w:sz w:val="24"/>
          <w:szCs w:val="28"/>
        </w:rPr>
        <w:t xml:space="preserve"> </w:t>
      </w:r>
      <w:r w:rsidR="0093026B" w:rsidRPr="00905211">
        <w:rPr>
          <w:sz w:val="24"/>
          <w:szCs w:val="28"/>
        </w:rPr>
        <w:t xml:space="preserve">    </w:t>
      </w:r>
      <w:r w:rsidRPr="00905211">
        <w:rPr>
          <w:sz w:val="24"/>
          <w:szCs w:val="28"/>
        </w:rPr>
        <w:tab/>
      </w:r>
      <w:r>
        <w:tab/>
        <w:t xml:space="preserve">   </w:t>
      </w:r>
      <w:r w:rsidR="0093026B">
        <w:rPr>
          <w:rFonts w:hint="eastAsia"/>
        </w:rPr>
        <w:t>(</w:t>
      </w:r>
      <w:r w:rsidR="0093026B">
        <w:t>1)</w:t>
      </w:r>
      <w:r>
        <w:t xml:space="preserve">  </w:t>
      </w:r>
    </w:p>
    <w:p w14:paraId="7C4FE92F" w14:textId="0E577D72" w:rsidR="00E43CA4" w:rsidRDefault="00BA4F86" w:rsidP="00E43CA4">
      <w:commentRangeStart w:id="191"/>
      <w:r>
        <w:rPr>
          <w:rFonts w:hint="eastAsia"/>
        </w:rPr>
        <w:t>其中</w:t>
      </w:r>
      <m:oMath>
        <m:r>
          <w:ins w:id="192" w:author="tang chi" w:date="2022-07-21T09:41:00Z">
            <w:rPr>
              <w:rFonts w:ascii="Cambria Math" w:hAnsi="Cambria Math"/>
              <w:sz w:val="24"/>
              <w:szCs w:val="28"/>
            </w:rPr>
            <m:t>G</m:t>
          </w:ins>
        </m:r>
      </m:oMath>
      <w:del w:id="193" w:author="tang chi" w:date="2022-07-21T09:40:00Z">
        <w:r w:rsidR="00B72E56" w:rsidDel="00D02B18">
          <w:delText>g</w:delText>
        </w:r>
      </w:del>
      <w:r>
        <w:rPr>
          <w:rFonts w:hint="eastAsia"/>
        </w:rPr>
        <w:t>代表高斯滤波操作，</w:t>
      </w:r>
      <m:oMath>
        <m:r>
          <w:ins w:id="194" w:author="tang chi" w:date="2022-07-21T09:41:00Z">
            <w:rPr>
              <w:rFonts w:ascii="Cambria Math" w:hAnsi="Cambria Math"/>
              <w:sz w:val="24"/>
              <w:szCs w:val="28"/>
            </w:rPr>
            <m:t>k</m:t>
          </w:ins>
        </m:r>
      </m:oMath>
      <w:del w:id="195" w:author="tang chi" w:date="2022-07-21T09:41:00Z">
        <w:r w:rsidDel="002E56C2">
          <w:rPr>
            <w:rFonts w:hint="eastAsia"/>
          </w:rPr>
          <w:delText>k</w:delText>
        </w:r>
      </w:del>
      <w:r>
        <w:rPr>
          <w:rFonts w:hint="eastAsia"/>
        </w:rPr>
        <w:t>为滤波器大小，</w:t>
      </w:r>
      <m:oMath>
        <m:r>
          <w:ins w:id="196" w:author="tang chi" w:date="2022-07-21T09:41:00Z">
            <w:rPr>
              <w:rFonts w:ascii="Cambria Math" w:hAnsi="Cambria Math"/>
              <w:sz w:val="24"/>
              <w:szCs w:val="28"/>
            </w:rPr>
            <m:t>X</m:t>
          </w:ins>
        </m:r>
      </m:oMath>
      <w:del w:id="197" w:author="tang chi" w:date="2022-07-21T09:41:00Z">
        <w:r w:rsidDel="002E56C2">
          <w:rPr>
            <w:rFonts w:hint="eastAsia"/>
          </w:rPr>
          <w:delText>X</w:delText>
        </w:r>
      </w:del>
      <w:r>
        <w:rPr>
          <w:rFonts w:hint="eastAsia"/>
        </w:rPr>
        <w:t>为读取C</w:t>
      </w:r>
      <w:r>
        <w:t>T</w:t>
      </w:r>
      <w:r>
        <w:rPr>
          <w:rFonts w:hint="eastAsia"/>
        </w:rPr>
        <w:t>图像的灰度图。</w:t>
      </w:r>
      <w:del w:id="198" w:author="tang chi" w:date="2022-07-21T09:41:00Z">
        <w:r w:rsidDel="002E56C2">
          <w:delText>T</w:delText>
        </w:r>
      </w:del>
      <w:ins w:id="199" w:author="tang chi" w:date="2022-07-21T09:41:00Z">
        <w:r w:rsidR="002E56C2" w:rsidRPr="002E56C2">
          <w:rPr>
            <w:rFonts w:ascii="Cambria Math" w:hAnsi="Cambria Math"/>
            <w:i/>
            <w:sz w:val="24"/>
            <w:szCs w:val="28"/>
          </w:rPr>
          <w:t xml:space="preserve"> </w:t>
        </w:r>
      </w:ins>
      <m:oMath>
        <m:r>
          <w:ins w:id="200" w:author="tang chi" w:date="2022-07-21T09:41:00Z">
            <w:rPr>
              <w:rFonts w:ascii="Cambria Math" w:hAnsi="Cambria Math"/>
              <w:sz w:val="24"/>
              <w:szCs w:val="28"/>
            </w:rPr>
            <m:t>T</m:t>
          </w:ins>
        </m:r>
      </m:oMath>
      <w:r>
        <w:rPr>
          <w:rFonts w:hint="eastAsia"/>
        </w:rPr>
        <w:t>代表</w:t>
      </w:r>
      <w:r w:rsidR="002F0336">
        <w:rPr>
          <w:rFonts w:hint="eastAsia"/>
        </w:rPr>
        <w:t>图像阈值处理，阈值</w:t>
      </w:r>
      <m:oMath>
        <m:r>
          <w:ins w:id="201" w:author="tang chi" w:date="2022-07-21T09:42:00Z">
            <w:rPr>
              <w:rFonts w:ascii="Cambria Math" w:hAnsi="Cambria Math"/>
              <w:sz w:val="24"/>
              <w:szCs w:val="28"/>
            </w:rPr>
            <m:t>t</m:t>
          </w:ins>
        </m:r>
      </m:oMath>
      <w:del w:id="202" w:author="tang chi" w:date="2022-07-21T09:42:00Z">
        <w:r w:rsidR="002F0336" w:rsidDel="002E56C2">
          <w:rPr>
            <w:rFonts w:hint="eastAsia"/>
          </w:rPr>
          <w:delText>t</w:delText>
        </w:r>
      </w:del>
      <w:r w:rsidR="002F0336">
        <w:rPr>
          <w:rFonts w:hint="eastAsia"/>
        </w:rPr>
        <w:t>设为1</w:t>
      </w:r>
      <w:r w:rsidR="002F0336">
        <w:t>27</w:t>
      </w:r>
      <w:r w:rsidR="002F0336">
        <w:rPr>
          <w:rFonts w:hint="eastAsia"/>
        </w:rPr>
        <w:t>。</w:t>
      </w:r>
      <w:commentRangeEnd w:id="191"/>
      <w:r w:rsidR="00D03C29">
        <w:rPr>
          <w:rStyle w:val="ad"/>
        </w:rPr>
        <w:commentReference w:id="191"/>
      </w:r>
    </w:p>
    <w:p w14:paraId="795C6CEC" w14:textId="71B11782" w:rsidR="00865DAA" w:rsidRDefault="00865DAA" w:rsidP="00865DAA">
      <w:pPr>
        <w:rPr>
          <w:rFonts w:ascii="Arial" w:hAnsi="Arial" w:cs="Arial"/>
          <w:color w:val="333333"/>
          <w:szCs w:val="21"/>
          <w:shd w:val="clear" w:color="auto" w:fill="FFFFFF"/>
        </w:rPr>
      </w:pPr>
      <w:r>
        <w:rPr>
          <w:rFonts w:ascii="Arial" w:hAnsi="Arial" w:cs="Arial" w:hint="eastAsia"/>
          <w:color w:val="333333"/>
          <w:szCs w:val="21"/>
          <w:shd w:val="clear" w:color="auto" w:fill="FFFFFF"/>
        </w:rPr>
        <w:t>再采用</w:t>
      </w:r>
      <w:r>
        <w:rPr>
          <w:rFonts w:ascii="Arial" w:hAnsi="Arial" w:cs="Arial" w:hint="eastAsia"/>
          <w:color w:val="333333"/>
          <w:szCs w:val="21"/>
          <w:shd w:val="clear" w:color="auto" w:fill="FFFFFF"/>
        </w:rPr>
        <w:t>Sobel</w:t>
      </w:r>
      <w:r>
        <w:rPr>
          <w:rFonts w:ascii="Arial" w:hAnsi="Arial" w:cs="Arial" w:hint="eastAsia"/>
          <w:color w:val="333333"/>
          <w:szCs w:val="21"/>
          <w:shd w:val="clear" w:color="auto" w:fill="FFFFFF"/>
        </w:rPr>
        <w:t>算子对</w:t>
      </w:r>
      <w:proofErr w:type="gramStart"/>
      <w:r w:rsidR="005563D9">
        <w:rPr>
          <w:rFonts w:ascii="Arial" w:hAnsi="Arial" w:cs="Arial" w:hint="eastAsia"/>
          <w:color w:val="333333"/>
          <w:szCs w:val="21"/>
          <w:shd w:val="clear" w:color="auto" w:fill="FFFFFF"/>
        </w:rPr>
        <w:t>二值图</w:t>
      </w:r>
      <w:r w:rsidR="00301746">
        <w:rPr>
          <w:rFonts w:ascii="Arial" w:hAnsi="Arial" w:cs="Arial" w:hint="eastAsia"/>
          <w:color w:val="333333"/>
          <w:szCs w:val="21"/>
          <w:shd w:val="clear" w:color="auto" w:fill="FFFFFF"/>
        </w:rPr>
        <w:t>求</w:t>
      </w:r>
      <w:proofErr w:type="gramEnd"/>
      <w:r w:rsidR="00301746">
        <w:rPr>
          <w:rFonts w:ascii="Arial" w:hAnsi="Arial" w:cs="Arial"/>
          <w:color w:val="333333"/>
          <w:szCs w:val="21"/>
          <w:shd w:val="clear" w:color="auto" w:fill="FFFFFF"/>
        </w:rPr>
        <w:t>X</w:t>
      </w:r>
      <w:r w:rsidR="00301746">
        <w:rPr>
          <w:rFonts w:ascii="Arial" w:hAnsi="Arial" w:cs="Arial" w:hint="eastAsia"/>
          <w:color w:val="333333"/>
          <w:szCs w:val="21"/>
          <w:shd w:val="clear" w:color="auto" w:fill="FFFFFF"/>
        </w:rPr>
        <w:t>、</w:t>
      </w:r>
      <w:r w:rsidR="00301746">
        <w:rPr>
          <w:rFonts w:ascii="Arial" w:hAnsi="Arial" w:cs="Arial" w:hint="eastAsia"/>
          <w:color w:val="333333"/>
          <w:szCs w:val="21"/>
          <w:shd w:val="clear" w:color="auto" w:fill="FFFFFF"/>
        </w:rPr>
        <w:t>Y</w:t>
      </w:r>
      <w:r w:rsidR="00301746">
        <w:rPr>
          <w:rFonts w:ascii="Arial" w:hAnsi="Arial" w:cs="Arial" w:hint="eastAsia"/>
          <w:color w:val="333333"/>
          <w:szCs w:val="21"/>
          <w:shd w:val="clear" w:color="auto" w:fill="FFFFFF"/>
        </w:rPr>
        <w:t>方向上梯度</w:t>
      </w:r>
      <w:r>
        <w:rPr>
          <w:rFonts w:ascii="Arial" w:hAnsi="Arial" w:cs="Arial" w:hint="eastAsia"/>
          <w:color w:val="333333"/>
          <w:szCs w:val="21"/>
          <w:shd w:val="clear" w:color="auto" w:fill="FFFFFF"/>
        </w:rPr>
        <w:t>，</w:t>
      </w:r>
      <w:r w:rsidR="00301746">
        <w:rPr>
          <w:rFonts w:ascii="Arial" w:hAnsi="Arial" w:cs="Arial" w:hint="eastAsia"/>
          <w:color w:val="333333"/>
          <w:szCs w:val="21"/>
          <w:shd w:val="clear" w:color="auto" w:fill="FFFFFF"/>
        </w:rPr>
        <w:t>并将两个梯度合并得到边缘特征图，</w:t>
      </w:r>
      <w:r>
        <w:rPr>
          <w:rFonts w:ascii="Arial" w:hAnsi="Arial" w:cs="Arial" w:hint="eastAsia"/>
          <w:color w:val="333333"/>
          <w:szCs w:val="21"/>
          <w:shd w:val="clear" w:color="auto" w:fill="FFFFFF"/>
        </w:rPr>
        <w:t>最后将提取到的边缘特征图与</w:t>
      </w:r>
      <w:r>
        <w:rPr>
          <w:rFonts w:ascii="Arial" w:hAnsi="Arial" w:cs="Arial" w:hint="eastAsia"/>
          <w:color w:val="333333"/>
          <w:szCs w:val="21"/>
          <w:shd w:val="clear" w:color="auto" w:fill="FFFFFF"/>
        </w:rPr>
        <w:t>C</w:t>
      </w:r>
      <w:r>
        <w:rPr>
          <w:rFonts w:ascii="Arial" w:hAnsi="Arial" w:cs="Arial"/>
          <w:color w:val="333333"/>
          <w:szCs w:val="21"/>
          <w:shd w:val="clear" w:color="auto" w:fill="FFFFFF"/>
        </w:rPr>
        <w:t>T</w:t>
      </w:r>
      <w:r>
        <w:rPr>
          <w:rFonts w:ascii="Arial" w:hAnsi="Arial" w:cs="Arial" w:hint="eastAsia"/>
          <w:color w:val="333333"/>
          <w:szCs w:val="21"/>
          <w:shd w:val="clear" w:color="auto" w:fill="FFFFFF"/>
        </w:rPr>
        <w:t>图像融合</w:t>
      </w:r>
      <w:ins w:id="203" w:author="卢 芳芳" w:date="2022-08-05T23:17:00Z">
        <w:r w:rsidR="000A02A5">
          <w:rPr>
            <w:rFonts w:ascii="Arial" w:hAnsi="Arial" w:cs="Arial" w:hint="eastAsia"/>
            <w:color w:val="333333"/>
            <w:szCs w:val="21"/>
            <w:shd w:val="clear" w:color="auto" w:fill="FFFFFF"/>
          </w:rPr>
          <w:t>，</w:t>
        </w:r>
      </w:ins>
      <w:del w:id="204" w:author="卢 芳芳" w:date="2022-08-05T23:17:00Z">
        <w:r w:rsidDel="000A02A5">
          <w:rPr>
            <w:rFonts w:ascii="Arial" w:hAnsi="Arial" w:cs="Arial" w:hint="eastAsia"/>
            <w:color w:val="333333"/>
            <w:szCs w:val="21"/>
            <w:shd w:val="clear" w:color="auto" w:fill="FFFFFF"/>
          </w:rPr>
          <w:delText>。</w:delText>
        </w:r>
      </w:del>
      <w:r w:rsidR="005563D9">
        <w:rPr>
          <w:rFonts w:ascii="Arial" w:hAnsi="Arial" w:cs="Arial" w:hint="eastAsia"/>
          <w:color w:val="333333"/>
          <w:szCs w:val="21"/>
          <w:shd w:val="clear" w:color="auto" w:fill="FFFFFF"/>
        </w:rPr>
        <w:t>获得最终模型输入</w:t>
      </w:r>
      <w:r w:rsidR="005563D9">
        <w:rPr>
          <w:rFonts w:ascii="Arial" w:hAnsi="Arial" w:cs="Arial" w:hint="eastAsia"/>
          <w:color w:val="333333"/>
          <w:szCs w:val="21"/>
          <w:shd w:val="clear" w:color="auto" w:fill="FFFFFF"/>
        </w:rPr>
        <w:t>V</w:t>
      </w:r>
      <w:ins w:id="205" w:author="卢 芳芳" w:date="2022-08-05T23:17:00Z">
        <w:r w:rsidR="000A02A5">
          <w:rPr>
            <w:rFonts w:ascii="Arial" w:hAnsi="Arial" w:cs="Arial" w:hint="eastAsia"/>
            <w:color w:val="333333"/>
            <w:szCs w:val="21"/>
            <w:shd w:val="clear" w:color="auto" w:fill="FFFFFF"/>
          </w:rPr>
          <w:t>。</w:t>
        </w:r>
      </w:ins>
    </w:p>
    <w:p w14:paraId="7204DED8" w14:textId="17D1773F" w:rsidR="00BC60A0" w:rsidRPr="00905211" w:rsidRDefault="001C0786" w:rsidP="0031169C">
      <w:pPr>
        <w:ind w:left="2520" w:firstLine="420"/>
        <w:rPr>
          <w:sz w:val="24"/>
          <w:szCs w:val="28"/>
        </w:rPr>
      </w:pPr>
      <m:oMath>
        <m:r>
          <w:rPr>
            <w:rFonts w:ascii="Cambria Math" w:hAnsi="Cambria Math"/>
            <w:sz w:val="24"/>
            <w:szCs w:val="28"/>
          </w:rPr>
          <w:lastRenderedPageBreak/>
          <m:t>I=[S(U,g=x)+S(U,g=y)]</m:t>
        </m:r>
      </m:oMath>
      <w:r w:rsidRPr="00905211">
        <w:rPr>
          <w:rFonts w:hint="eastAsia"/>
          <w:sz w:val="24"/>
          <w:szCs w:val="28"/>
        </w:rPr>
        <w:t xml:space="preserve"> </w:t>
      </w:r>
      <w:r w:rsidR="005D2094" w:rsidRPr="00905211">
        <w:rPr>
          <w:sz w:val="24"/>
          <w:szCs w:val="28"/>
        </w:rPr>
        <w:tab/>
      </w:r>
      <w:r w:rsidR="005D2094" w:rsidRPr="00905211">
        <w:rPr>
          <w:sz w:val="24"/>
          <w:szCs w:val="28"/>
        </w:rPr>
        <w:tab/>
      </w:r>
      <w:r w:rsidR="005D2094" w:rsidRPr="00905211">
        <w:rPr>
          <w:sz w:val="24"/>
          <w:szCs w:val="28"/>
        </w:rPr>
        <w:tab/>
      </w:r>
      <w:r w:rsidR="005D2094" w:rsidRPr="00905211">
        <w:rPr>
          <w:sz w:val="24"/>
          <w:szCs w:val="28"/>
        </w:rPr>
        <w:tab/>
      </w:r>
      <w:r w:rsidRPr="00905211">
        <w:rPr>
          <w:rFonts w:hint="eastAsia"/>
          <w:sz w:val="24"/>
          <w:szCs w:val="28"/>
        </w:rPr>
        <w:t>(</w:t>
      </w:r>
      <w:r w:rsidRPr="00905211">
        <w:rPr>
          <w:sz w:val="24"/>
          <w:szCs w:val="28"/>
        </w:rPr>
        <w:t>2)</w:t>
      </w:r>
    </w:p>
    <w:p w14:paraId="3C863F70" w14:textId="16074D8C" w:rsidR="001C0786" w:rsidRPr="00905211" w:rsidRDefault="00275C87" w:rsidP="005563D9">
      <w:pPr>
        <w:ind w:left="1680" w:firstLineChars="400" w:firstLine="960"/>
        <w:rPr>
          <w:sz w:val="24"/>
          <w:szCs w:val="28"/>
        </w:rPr>
      </w:pPr>
      <m:oMath>
        <m:r>
          <w:rPr>
            <w:rFonts w:ascii="Cambria Math" w:hAnsi="Cambria Math"/>
            <w:sz w:val="24"/>
            <w:szCs w:val="28"/>
          </w:rPr>
          <m:t xml:space="preserve">        V=</m:t>
        </m:r>
        <m:r>
          <m:rPr>
            <m:sty m:val="p"/>
          </m:rPr>
          <w:rPr>
            <w:rFonts w:ascii="Cambria Math" w:hAnsi="Cambria Math"/>
            <w:sz w:val="24"/>
            <w:szCs w:val="28"/>
          </w:rPr>
          <m:t>C</m:t>
        </m:r>
        <m:r>
          <w:rPr>
            <w:rFonts w:ascii="Cambria Math" w:hAnsi="Cambria Math"/>
            <w:sz w:val="24"/>
            <w:szCs w:val="28"/>
          </w:rPr>
          <m:t>(X,I)</m:t>
        </m:r>
      </m:oMath>
      <w:r w:rsidR="005563D9" w:rsidRPr="00905211">
        <w:rPr>
          <w:rFonts w:hint="eastAsia"/>
          <w:sz w:val="24"/>
          <w:szCs w:val="28"/>
        </w:rPr>
        <w:t xml:space="preserve"> </w:t>
      </w:r>
      <w:r w:rsidR="005563D9" w:rsidRPr="00905211">
        <w:rPr>
          <w:sz w:val="24"/>
          <w:szCs w:val="28"/>
        </w:rPr>
        <w:t xml:space="preserve"> </w:t>
      </w:r>
      <w:r w:rsidR="005563D9" w:rsidRPr="00905211">
        <w:rPr>
          <w:rFonts w:hint="eastAsia"/>
          <w:sz w:val="24"/>
          <w:szCs w:val="28"/>
        </w:rPr>
        <w:t>（3）</w:t>
      </w:r>
    </w:p>
    <w:p w14:paraId="32943CB9" w14:textId="10067B9C" w:rsidR="005563D9" w:rsidRDefault="002F0336" w:rsidP="005563D9">
      <w:r>
        <w:rPr>
          <w:rFonts w:hint="eastAsia"/>
        </w:rPr>
        <w:t>其中</w:t>
      </w:r>
      <w:del w:id="206" w:author="tang chi" w:date="2022-07-21T09:42:00Z">
        <w:r w:rsidDel="002E56C2">
          <w:rPr>
            <w:rFonts w:hint="eastAsia"/>
          </w:rPr>
          <w:delText>S</w:delText>
        </w:r>
      </w:del>
      <w:ins w:id="207" w:author="tang chi" w:date="2022-07-21T09:42:00Z">
        <w:r w:rsidR="002E56C2" w:rsidRPr="002E56C2">
          <w:rPr>
            <w:rFonts w:ascii="Cambria Math" w:hAnsi="Cambria Math"/>
            <w:i/>
            <w:sz w:val="24"/>
            <w:szCs w:val="28"/>
          </w:rPr>
          <w:t xml:space="preserve"> </w:t>
        </w:r>
      </w:ins>
      <m:oMath>
        <m:r>
          <w:ins w:id="208" w:author="tang chi" w:date="2022-07-21T09:42:00Z">
            <w:rPr>
              <w:rFonts w:ascii="Cambria Math" w:hAnsi="Cambria Math"/>
              <w:sz w:val="24"/>
              <w:szCs w:val="28"/>
            </w:rPr>
            <m:t>S</m:t>
          </w:ins>
        </m:r>
      </m:oMath>
      <w:r>
        <w:rPr>
          <w:rFonts w:hint="eastAsia"/>
        </w:rPr>
        <w:t>代表Sobel算子操作，</w:t>
      </w:r>
      <m:oMath>
        <m:r>
          <w:ins w:id="209" w:author="tang chi" w:date="2022-07-21T09:42:00Z">
            <w:rPr>
              <w:rFonts w:ascii="Cambria Math" w:hAnsi="Cambria Math"/>
              <w:sz w:val="24"/>
              <w:szCs w:val="28"/>
            </w:rPr>
            <m:t>g</m:t>
          </w:ins>
        </m:r>
      </m:oMath>
      <w:commentRangeStart w:id="210"/>
      <w:del w:id="211" w:author="tang chi" w:date="2022-07-21T09:42:00Z">
        <w:r w:rsidDel="002E56C2">
          <w:rPr>
            <w:rFonts w:hint="eastAsia"/>
          </w:rPr>
          <w:delText>g</w:delText>
        </w:r>
      </w:del>
      <w:r>
        <w:rPr>
          <w:rFonts w:hint="eastAsia"/>
        </w:rPr>
        <w:t>代表方向梯度</w:t>
      </w:r>
      <w:commentRangeEnd w:id="210"/>
      <w:r w:rsidR="00D03C29">
        <w:rPr>
          <w:rStyle w:val="ad"/>
        </w:rPr>
        <w:commentReference w:id="210"/>
      </w:r>
      <w:r>
        <w:rPr>
          <w:rFonts w:hint="eastAsia"/>
        </w:rPr>
        <w:t>。</w:t>
      </w:r>
      <w:ins w:id="212" w:author="tang chi" w:date="2022-07-21T09:42:00Z">
        <w:r w:rsidR="002E56C2" w:rsidRPr="002E56C2">
          <w:rPr>
            <w:rFonts w:ascii="Cambria Math" w:hAnsi="Cambria Math"/>
            <w:sz w:val="24"/>
            <w:szCs w:val="28"/>
          </w:rPr>
          <w:t xml:space="preserve"> </w:t>
        </w:r>
      </w:ins>
      <m:oMath>
        <m:r>
          <w:ins w:id="213" w:author="tang chi" w:date="2022-07-21T09:42:00Z">
            <m:rPr>
              <m:sty m:val="p"/>
            </m:rPr>
            <w:rPr>
              <w:rFonts w:ascii="Cambria Math" w:hAnsi="Cambria Math"/>
              <w:sz w:val="24"/>
              <w:szCs w:val="28"/>
            </w:rPr>
            <m:t>C</m:t>
          </w:ins>
        </m:r>
      </m:oMath>
      <w:del w:id="214" w:author="tang chi" w:date="2022-07-21T09:42:00Z">
        <w:r w:rsidDel="002E56C2">
          <w:delText>C</w:delText>
        </w:r>
      </w:del>
      <w:r>
        <w:rPr>
          <w:rFonts w:hint="eastAsia"/>
        </w:rPr>
        <w:t>代表在通道维度上</w:t>
      </w:r>
      <w:r w:rsidR="001A3E38">
        <w:rPr>
          <w:rFonts w:hint="eastAsia"/>
        </w:rPr>
        <w:t>串联</w:t>
      </w:r>
      <w:r>
        <w:rPr>
          <w:rFonts w:hint="eastAsia"/>
        </w:rPr>
        <w:t>的操作。</w:t>
      </w:r>
      <w:ins w:id="215" w:author="卢 芳芳" w:date="2022-08-05T23:18:00Z">
        <w:r w:rsidR="00E33D59">
          <w:rPr>
            <w:rFonts w:hint="eastAsia"/>
          </w:rPr>
          <w:t>公式（2）中的</w:t>
        </w:r>
        <w:proofErr w:type="spellStart"/>
        <w:r w:rsidR="00E33D59">
          <w:rPr>
            <w:rFonts w:hint="eastAsia"/>
          </w:rPr>
          <w:t>x</w:t>
        </w:r>
        <w:r w:rsidR="00E33D59">
          <w:t>,y</w:t>
        </w:r>
        <w:proofErr w:type="spellEnd"/>
        <w:r w:rsidR="00E33D59">
          <w:t>表示</w:t>
        </w:r>
        <w:r w:rsidR="00E33D59">
          <w:rPr>
            <w:rFonts w:hint="eastAsia"/>
          </w:rPr>
          <w:t>什么？没有说明</w:t>
        </w:r>
      </w:ins>
    </w:p>
    <w:p w14:paraId="1F2E97E6" w14:textId="0608F9E6" w:rsidR="007F1185" w:rsidDel="00FD03F2" w:rsidRDefault="00E729C9" w:rsidP="005563D9">
      <w:pPr>
        <w:rPr>
          <w:del w:id="216" w:author="tang chi" w:date="2022-07-17T17:32:00Z"/>
        </w:rPr>
      </w:pPr>
      <w:commentRangeStart w:id="217"/>
      <w:ins w:id="218" w:author="tang chi" w:date="2022-07-29T15:35:00Z">
        <w:r>
          <w:rPr>
            <w:noProof/>
          </w:rPr>
          <w:drawing>
            <wp:inline distT="0" distB="0" distL="0" distR="0" wp14:anchorId="21679F22" wp14:editId="467671C0">
              <wp:extent cx="5274310" cy="2966720"/>
              <wp:effectExtent l="0" t="0" r="0" b="0"/>
              <wp:docPr id="6"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274310" cy="2966720"/>
                      </a:xfrm>
                      <a:prstGeom prst="rect">
                        <a:avLst/>
                      </a:prstGeom>
                    </pic:spPr>
                  </pic:pic>
                </a:graphicData>
              </a:graphic>
            </wp:inline>
          </w:drawing>
        </w:r>
      </w:ins>
      <w:commentRangeEnd w:id="217"/>
      <w:r w:rsidR="004942CF">
        <w:rPr>
          <w:rStyle w:val="ad"/>
        </w:rPr>
        <w:commentReference w:id="217"/>
      </w:r>
      <w:commentRangeStart w:id="219"/>
      <w:commentRangeStart w:id="220"/>
      <w:del w:id="221" w:author="tang chi" w:date="2022-07-17T17:31:00Z">
        <w:r w:rsidR="007A5A55" w:rsidDel="00FD03F2">
          <w:rPr>
            <w:noProof/>
          </w:rPr>
          <w:drawing>
            <wp:inline distT="0" distB="0" distL="0" distR="0" wp14:anchorId="6749C2DC" wp14:editId="19C776FE">
              <wp:extent cx="4241800" cy="2385949"/>
              <wp:effectExtent l="38100" t="38100" r="82550" b="71755"/>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283864" cy="2409610"/>
                      </a:xfrm>
                      <a:prstGeom prst="rect">
                        <a:avLst/>
                      </a:prstGeom>
                      <a:effectLst>
                        <a:outerShdw blurRad="50800" dist="38100" dir="2700000" algn="tl" rotWithShape="0">
                          <a:prstClr val="black">
                            <a:alpha val="40000"/>
                          </a:prstClr>
                        </a:outerShdw>
                      </a:effectLst>
                    </pic:spPr>
                  </pic:pic>
                </a:graphicData>
              </a:graphic>
            </wp:inline>
          </w:drawing>
        </w:r>
      </w:del>
      <w:commentRangeEnd w:id="219"/>
      <w:commentRangeEnd w:id="220"/>
      <w:del w:id="222" w:author="tang chi" w:date="2022-07-17T17:32:00Z">
        <w:r w:rsidR="00C74C53" w:rsidDel="00FD03F2">
          <w:rPr>
            <w:rStyle w:val="ad"/>
          </w:rPr>
          <w:commentReference w:id="219"/>
        </w:r>
        <w:r w:rsidR="00922768" w:rsidDel="00FD03F2">
          <w:rPr>
            <w:rStyle w:val="ad"/>
          </w:rPr>
          <w:commentReference w:id="220"/>
        </w:r>
      </w:del>
    </w:p>
    <w:p w14:paraId="04BB18BA" w14:textId="79CAF223" w:rsidR="009651D5" w:rsidRPr="00C656AB" w:rsidRDefault="009651D5" w:rsidP="00C656AB">
      <w:pPr>
        <w:jc w:val="center"/>
        <w:rPr>
          <w:b/>
          <w:bCs/>
        </w:rPr>
      </w:pPr>
      <w:r w:rsidRPr="00C656AB">
        <w:rPr>
          <w:rFonts w:hint="eastAsia"/>
          <w:b/>
          <w:bCs/>
        </w:rPr>
        <w:t>图2</w:t>
      </w:r>
      <w:r w:rsidRPr="00C656AB">
        <w:rPr>
          <w:b/>
          <w:bCs/>
        </w:rPr>
        <w:t xml:space="preserve"> CAM</w:t>
      </w:r>
      <w:r w:rsidR="00C656AB" w:rsidRPr="00C656AB">
        <w:rPr>
          <w:rFonts w:hint="eastAsia"/>
          <w:b/>
          <w:bCs/>
        </w:rPr>
        <w:t>结构</w:t>
      </w:r>
    </w:p>
    <w:p w14:paraId="4A18713F" w14:textId="77777777" w:rsidR="007A5A55" w:rsidRDefault="007A5A55" w:rsidP="005563D9"/>
    <w:p w14:paraId="26738044" w14:textId="5653EC8B" w:rsidR="002C2D65" w:rsidRDefault="002D4CB6" w:rsidP="005563D9">
      <w:commentRangeStart w:id="223"/>
      <w:ins w:id="224" w:author="tang chi" w:date="2022-07-29T15:39:00Z">
        <w:r>
          <w:rPr>
            <w:noProof/>
          </w:rPr>
          <w:lastRenderedPageBreak/>
          <w:drawing>
            <wp:inline distT="0" distB="0" distL="0" distR="0" wp14:anchorId="01D6B176" wp14:editId="3C16F9D5">
              <wp:extent cx="5274310" cy="2966720"/>
              <wp:effectExtent l="0" t="0" r="0" b="0"/>
              <wp:docPr id="13" name="图形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274310" cy="2966720"/>
                      </a:xfrm>
                      <a:prstGeom prst="rect">
                        <a:avLst/>
                      </a:prstGeom>
                    </pic:spPr>
                  </pic:pic>
                </a:graphicData>
              </a:graphic>
            </wp:inline>
          </w:drawing>
        </w:r>
      </w:ins>
      <w:commentRangeEnd w:id="223"/>
      <w:r w:rsidR="004942CF">
        <w:rPr>
          <w:rStyle w:val="ad"/>
        </w:rPr>
        <w:commentReference w:id="223"/>
      </w:r>
      <w:commentRangeStart w:id="225"/>
      <w:commentRangeStart w:id="226"/>
      <w:del w:id="227" w:author="卢 芳芳" w:date="2022-08-05T23:21:00Z">
        <w:r w:rsidR="007F1185" w:rsidDel="00735F27">
          <w:rPr>
            <w:noProof/>
          </w:rPr>
          <w:drawing>
            <wp:inline distT="0" distB="0" distL="0" distR="0" wp14:anchorId="4E130D8F" wp14:editId="6CA6798B">
              <wp:extent cx="4318000" cy="2428812"/>
              <wp:effectExtent l="38100" t="38100" r="82550" b="6731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4407997" cy="2479434"/>
                      </a:xfrm>
                      <a:prstGeom prst="rect">
                        <a:avLst/>
                      </a:prstGeom>
                      <a:effectLst>
                        <a:outerShdw blurRad="50800" dist="38100" dir="2700000" algn="tl" rotWithShape="0">
                          <a:prstClr val="black">
                            <a:alpha val="40000"/>
                          </a:prstClr>
                        </a:outerShdw>
                      </a:effectLst>
                    </pic:spPr>
                  </pic:pic>
                </a:graphicData>
              </a:graphic>
            </wp:inline>
          </w:drawing>
        </w:r>
      </w:del>
      <w:commentRangeEnd w:id="225"/>
      <w:commentRangeEnd w:id="226"/>
      <w:r w:rsidR="00C74C53">
        <w:rPr>
          <w:rStyle w:val="ad"/>
        </w:rPr>
        <w:commentReference w:id="225"/>
      </w:r>
      <w:r w:rsidR="00922768">
        <w:rPr>
          <w:rStyle w:val="ad"/>
        </w:rPr>
        <w:commentReference w:id="226"/>
      </w:r>
    </w:p>
    <w:p w14:paraId="264C1079" w14:textId="4BBBB904" w:rsidR="00C656AB" w:rsidRPr="00C656AB" w:rsidRDefault="00C656AB" w:rsidP="00C656AB">
      <w:pPr>
        <w:jc w:val="center"/>
        <w:rPr>
          <w:b/>
          <w:bCs/>
        </w:rPr>
      </w:pPr>
      <w:r w:rsidRPr="00C656AB">
        <w:rPr>
          <w:rFonts w:hint="eastAsia"/>
          <w:b/>
          <w:bCs/>
        </w:rPr>
        <w:t>图3</w:t>
      </w:r>
      <w:r w:rsidRPr="00C656AB">
        <w:rPr>
          <w:b/>
          <w:bCs/>
        </w:rPr>
        <w:t xml:space="preserve"> PLAM</w:t>
      </w:r>
      <w:r w:rsidRPr="00C656AB">
        <w:rPr>
          <w:rFonts w:hint="eastAsia"/>
          <w:b/>
          <w:bCs/>
        </w:rPr>
        <w:t>结构</w:t>
      </w:r>
    </w:p>
    <w:p w14:paraId="50887212" w14:textId="33B0486D" w:rsidR="002C2D65" w:rsidRPr="00181C0D" w:rsidRDefault="00742A2A" w:rsidP="005563D9">
      <w:pPr>
        <w:rPr>
          <w:b/>
          <w:bCs/>
        </w:rPr>
      </w:pPr>
      <w:r>
        <w:rPr>
          <w:b/>
          <w:bCs/>
        </w:rPr>
        <w:t>C</w:t>
      </w:r>
      <w:r w:rsidR="002C2D65" w:rsidRPr="00181C0D">
        <w:rPr>
          <w:b/>
          <w:bCs/>
        </w:rPr>
        <w:t xml:space="preserve"> </w:t>
      </w:r>
      <w:r w:rsidR="002C2D65" w:rsidRPr="00181C0D">
        <w:rPr>
          <w:rFonts w:hint="eastAsia"/>
          <w:b/>
          <w:bCs/>
        </w:rPr>
        <w:t>通道注意力机制</w:t>
      </w:r>
      <w:r w:rsidR="00C646CA">
        <w:rPr>
          <w:rFonts w:hint="eastAsia"/>
          <w:b/>
          <w:bCs/>
        </w:rPr>
        <w:t>（</w:t>
      </w:r>
      <w:r w:rsidR="00C646CA">
        <w:rPr>
          <w:b/>
          <w:bCs/>
        </w:rPr>
        <w:t>CAM</w:t>
      </w:r>
      <w:r w:rsidR="00C646CA">
        <w:rPr>
          <w:rFonts w:hint="eastAsia"/>
          <w:b/>
          <w:bCs/>
        </w:rPr>
        <w:t>）</w:t>
      </w:r>
    </w:p>
    <w:p w14:paraId="2936EC65" w14:textId="77777777" w:rsidR="00150FF9" w:rsidRDefault="00AA4FD1" w:rsidP="005563D9">
      <w:r w:rsidRPr="00671FDC">
        <w:rPr>
          <w:rFonts w:hint="eastAsia"/>
        </w:rPr>
        <w:t>为了提高语义分割性能，U</w:t>
      </w:r>
      <w:proofErr w:type="gramStart"/>
      <w:r w:rsidRPr="00671FDC">
        <w:rPr>
          <w:rFonts w:hint="eastAsia"/>
        </w:rPr>
        <w:t>型网络</w:t>
      </w:r>
      <w:proofErr w:type="gramEnd"/>
      <w:r w:rsidRPr="00671FDC">
        <w:rPr>
          <w:rFonts w:hint="eastAsia"/>
        </w:rPr>
        <w:t>将高级</w:t>
      </w:r>
      <w:r w:rsidR="00C22C99" w:rsidRPr="00671FDC">
        <w:rPr>
          <w:rFonts w:hint="eastAsia"/>
        </w:rPr>
        <w:t>特征</w:t>
      </w:r>
      <w:r w:rsidRPr="00671FDC">
        <w:rPr>
          <w:rFonts w:hint="eastAsia"/>
        </w:rPr>
        <w:t>和低级特征</w:t>
      </w:r>
      <w:r w:rsidR="00C22C99" w:rsidRPr="00671FDC">
        <w:rPr>
          <w:rFonts w:hint="eastAsia"/>
        </w:rPr>
        <w:t>串联</w:t>
      </w:r>
      <w:r w:rsidR="00584A20" w:rsidRPr="00671FDC">
        <w:rPr>
          <w:rFonts w:hint="eastAsia"/>
        </w:rPr>
        <w:t>以获得</w:t>
      </w:r>
      <w:r w:rsidR="00096A45" w:rsidRPr="00671FDC">
        <w:rPr>
          <w:rFonts w:hint="eastAsia"/>
        </w:rPr>
        <w:t>更丰富的语义信息</w:t>
      </w:r>
      <w:r w:rsidR="00C22C99" w:rsidRPr="00671FDC">
        <w:rPr>
          <w:rFonts w:hint="eastAsia"/>
        </w:rPr>
        <w:t>。在串联的过程中往往会出现</w:t>
      </w:r>
      <w:r w:rsidR="00C914AD" w:rsidRPr="00671FDC">
        <w:rPr>
          <w:rFonts w:hint="eastAsia"/>
        </w:rPr>
        <w:t>特征图</w:t>
      </w:r>
      <w:r w:rsidR="00C22C99" w:rsidRPr="00671FDC">
        <w:rPr>
          <w:rFonts w:hint="eastAsia"/>
        </w:rPr>
        <w:t>信道冗余的现象</w:t>
      </w:r>
      <w:r w:rsidR="005C3AA2" w:rsidRPr="00671FDC">
        <w:rPr>
          <w:rFonts w:hint="eastAsia"/>
        </w:rPr>
        <w:t>。</w:t>
      </w:r>
      <w:r w:rsidR="00C914AD" w:rsidRPr="00671FDC">
        <w:rPr>
          <w:rFonts w:hint="eastAsia"/>
        </w:rPr>
        <w:t>基于这一现象</w:t>
      </w:r>
      <w:r w:rsidR="00681DD0" w:rsidRPr="00671FDC">
        <w:rPr>
          <w:rFonts w:hint="eastAsia"/>
        </w:rPr>
        <w:t>，网络中</w:t>
      </w:r>
      <w:r w:rsidR="005C3AA2" w:rsidRPr="00671FDC">
        <w:rPr>
          <w:rFonts w:hint="eastAsia"/>
        </w:rPr>
        <w:t>通常会加入通道注意力模块，如经典的S</w:t>
      </w:r>
      <w:r w:rsidR="005C3AA2" w:rsidRPr="00671FDC">
        <w:t>E</w:t>
      </w:r>
      <w:r w:rsidR="005C3AA2" w:rsidRPr="00671FDC">
        <w:rPr>
          <w:rFonts w:hint="eastAsia"/>
        </w:rPr>
        <w:t>模块，该模块通过对特征图的全局平均池化得到</w:t>
      </w:r>
      <w:r w:rsidR="00584A20" w:rsidRPr="00671FDC">
        <w:rPr>
          <w:rFonts w:hint="eastAsia"/>
        </w:rPr>
        <w:t>全局压缩特征向量，接着通过全连接</w:t>
      </w:r>
      <w:proofErr w:type="gramStart"/>
      <w:r w:rsidR="00584A20" w:rsidRPr="00671FDC">
        <w:rPr>
          <w:rFonts w:hint="eastAsia"/>
        </w:rPr>
        <w:t>层得到特征图每</w:t>
      </w:r>
      <w:proofErr w:type="gramEnd"/>
      <w:r w:rsidR="00584A20" w:rsidRPr="00671FDC">
        <w:rPr>
          <w:rFonts w:hint="eastAsia"/>
        </w:rPr>
        <w:t>一个通道的权值。</w:t>
      </w:r>
      <w:r w:rsidR="00595C1F" w:rsidRPr="00671FDC">
        <w:rPr>
          <w:rFonts w:hint="eastAsia"/>
        </w:rPr>
        <w:t>S</w:t>
      </w:r>
      <w:r w:rsidR="00595C1F" w:rsidRPr="00671FDC">
        <w:t>E</w:t>
      </w:r>
      <w:r w:rsidR="00595C1F" w:rsidRPr="00671FDC">
        <w:rPr>
          <w:rFonts w:hint="eastAsia"/>
        </w:rPr>
        <w:t>模块结构简单方便</w:t>
      </w:r>
      <w:r w:rsidR="001E1022" w:rsidRPr="00671FDC">
        <w:rPr>
          <w:rFonts w:hint="eastAsia"/>
        </w:rPr>
        <w:t>应用于模型中。</w:t>
      </w:r>
      <w:r w:rsidR="00607895" w:rsidRPr="00671FDC">
        <w:rPr>
          <w:rFonts w:hint="eastAsia"/>
        </w:rPr>
        <w:t>然而，S</w:t>
      </w:r>
      <w:r w:rsidR="00607895" w:rsidRPr="00671FDC">
        <w:t>E</w:t>
      </w:r>
      <w:r w:rsidR="00607895" w:rsidRPr="00671FDC">
        <w:rPr>
          <w:rFonts w:hint="eastAsia"/>
        </w:rPr>
        <w:t>模块</w:t>
      </w:r>
      <w:r w:rsidR="00595C1F" w:rsidRPr="00671FDC">
        <w:rPr>
          <w:rFonts w:hint="eastAsia"/>
        </w:rPr>
        <w:t>中全局平均池化操作会丢失</w:t>
      </w:r>
      <w:commentRangeStart w:id="228"/>
      <w:r w:rsidR="00595C1F" w:rsidRPr="00671FDC">
        <w:rPr>
          <w:rFonts w:hint="eastAsia"/>
        </w:rPr>
        <w:t>信息</w:t>
      </w:r>
      <w:commentRangeEnd w:id="228"/>
      <w:r w:rsidR="007E6FF2">
        <w:rPr>
          <w:rStyle w:val="ad"/>
        </w:rPr>
        <w:commentReference w:id="228"/>
      </w:r>
      <w:r w:rsidR="00595C1F" w:rsidRPr="00671FDC">
        <w:rPr>
          <w:rFonts w:hint="eastAsia"/>
        </w:rPr>
        <w:t>。</w:t>
      </w:r>
    </w:p>
    <w:p w14:paraId="401D963B" w14:textId="0000F937" w:rsidR="000703DA" w:rsidRDefault="00C74DE9" w:rsidP="005563D9">
      <w:r>
        <w:rPr>
          <w:rFonts w:hint="eastAsia"/>
        </w:rPr>
        <w:t>为此，我们提出一种自注意力通道注意力机制模块</w:t>
      </w:r>
      <w:r w:rsidR="000703DA">
        <w:rPr>
          <w:rFonts w:hint="eastAsia"/>
        </w:rPr>
        <w:t>如</w:t>
      </w:r>
      <w:r w:rsidR="000703DA" w:rsidRPr="00B764C6">
        <w:rPr>
          <w:rFonts w:hint="eastAsia"/>
          <w:b/>
          <w:bCs/>
        </w:rPr>
        <w:t>图</w:t>
      </w:r>
      <w:r w:rsidR="00B764C6" w:rsidRPr="00B764C6">
        <w:rPr>
          <w:b/>
          <w:bCs/>
        </w:rPr>
        <w:t>2</w:t>
      </w:r>
      <w:r w:rsidR="000703DA">
        <w:rPr>
          <w:rFonts w:hint="eastAsia"/>
        </w:rPr>
        <w:t>所示。</w:t>
      </w:r>
      <w:r w:rsidR="003D5B4F">
        <w:rPr>
          <w:rFonts w:hint="eastAsia"/>
        </w:rPr>
        <w:t>该模块没有通过全局平均池化压缩特征图，</w:t>
      </w:r>
      <w:r w:rsidR="00D47095">
        <w:rPr>
          <w:rFonts w:hint="eastAsia"/>
        </w:rPr>
        <w:t>而是</w:t>
      </w:r>
      <w:r w:rsidR="0026772C">
        <w:rPr>
          <w:rFonts w:hint="eastAsia"/>
        </w:rPr>
        <w:t>先对输入到模块中的特征图进行卷积操作得到特征图</w:t>
      </w:r>
      <w:commentRangeStart w:id="229"/>
      <m:oMath>
        <m:r>
          <w:rPr>
            <w:rFonts w:ascii="Cambria Math" w:hAnsi="Cambria Math"/>
          </w:rPr>
          <m:t>F∈</m:t>
        </m:r>
        <m:sSup>
          <m:sSupPr>
            <m:ctrlPr>
              <w:rPr>
                <w:rFonts w:ascii="Cambria Math" w:hAnsi="Cambria Math"/>
              </w:rPr>
            </m:ctrlPr>
          </m:sSupPr>
          <m:e>
            <m:r>
              <w:rPr>
                <w:rFonts w:ascii="Cambria Math" w:hAnsi="Cambria Math"/>
              </w:rPr>
              <m:t>R</m:t>
            </m:r>
          </m:e>
          <m:sup>
            <m:r>
              <w:rPr>
                <w:rFonts w:ascii="Cambria Math" w:hAnsi="Cambria Math"/>
              </w:rPr>
              <m:t>C×H×W</m:t>
            </m:r>
          </m:sup>
        </m:sSup>
      </m:oMath>
      <w:r w:rsidR="00246DDD">
        <w:rPr>
          <w:rFonts w:hint="eastAsia"/>
        </w:rPr>
        <w:t>如公</w:t>
      </w:r>
      <w:commentRangeStart w:id="230"/>
      <w:r w:rsidR="00246DDD">
        <w:rPr>
          <w:rFonts w:hint="eastAsia"/>
        </w:rPr>
        <w:t>式4所示</w:t>
      </w:r>
      <w:r w:rsidR="0026772C">
        <w:rPr>
          <w:rFonts w:hint="eastAsia"/>
        </w:rPr>
        <w:t>。再将</w:t>
      </w:r>
      <w:r w:rsidR="008823D6">
        <w:rPr>
          <w:rFonts w:hint="eastAsia"/>
        </w:rPr>
        <w:t>特征图</w:t>
      </w:r>
      <w:del w:id="231" w:author="tang chi" w:date="2022-07-21T09:45:00Z">
        <w:r w:rsidR="009F6CB9" w:rsidDel="002E56C2">
          <w:rPr>
            <w:rFonts w:hint="eastAsia"/>
          </w:rPr>
          <w:delText>F</w:delText>
        </w:r>
      </w:del>
      <w:ins w:id="232" w:author="tang chi" w:date="2022-07-21T09:45:00Z">
        <w:r w:rsidR="002E56C2" w:rsidRPr="002E56C2">
          <w:rPr>
            <w:rFonts w:ascii="Cambria Math" w:hAnsi="Cambria Math"/>
            <w:i/>
            <w:sz w:val="24"/>
            <w:szCs w:val="24"/>
          </w:rPr>
          <w:t xml:space="preserve"> </w:t>
        </w:r>
      </w:ins>
      <m:oMath>
        <m:r>
          <w:ins w:id="233" w:author="tang chi" w:date="2022-07-21T09:45:00Z">
            <w:rPr>
              <w:rFonts w:ascii="Cambria Math" w:hAnsi="Cambria Math"/>
              <w:sz w:val="24"/>
              <w:szCs w:val="24"/>
            </w:rPr>
            <m:t>F</m:t>
          </w:ins>
        </m:r>
      </m:oMath>
      <w:r w:rsidR="008823D6">
        <w:rPr>
          <w:rFonts w:hint="eastAsia"/>
        </w:rPr>
        <w:t>重塑得到矩阵</w:t>
      </w:r>
      <m:oMath>
        <m:r>
          <w:rPr>
            <w:rFonts w:ascii="Cambria Math" w:hAnsi="Cambria Math"/>
          </w:rPr>
          <m:t>M∈</m:t>
        </m:r>
        <m:sSup>
          <m:sSupPr>
            <m:ctrlPr>
              <w:rPr>
                <w:rFonts w:ascii="Cambria Math" w:hAnsi="Cambria Math"/>
              </w:rPr>
            </m:ctrlPr>
          </m:sSupPr>
          <m:e>
            <m:r>
              <w:rPr>
                <w:rFonts w:ascii="Cambria Math" w:hAnsi="Cambria Math"/>
              </w:rPr>
              <m:t>R</m:t>
            </m:r>
          </m:e>
          <m:sup>
            <m:r>
              <m:rPr>
                <m:nor/>
              </m:rPr>
              <m:t>C</m:t>
            </m:r>
            <m:r>
              <w:rPr>
                <w:rFonts w:ascii="Cambria Math" w:hAnsi="Cambria Math"/>
              </w:rPr>
              <m:t>×</m:t>
            </m:r>
            <m:r>
              <m:rPr>
                <m:nor/>
              </m:rPr>
              <m:t xml:space="preserve">N </m:t>
            </m:r>
          </m:sup>
        </m:sSup>
      </m:oMath>
      <w:r w:rsidR="008823D6">
        <w:rPr>
          <w:rFonts w:hint="eastAsia"/>
        </w:rPr>
        <w:t>，矩阵</w:t>
      </w:r>
      <w:r w:rsidR="0026772C">
        <w:t>M</w:t>
      </w:r>
      <w:r w:rsidR="008823D6">
        <w:rPr>
          <w:rFonts w:hint="eastAsia"/>
        </w:rPr>
        <w:t>与</w:t>
      </w:r>
      <w:r w:rsidR="0026772C">
        <w:t>M</w:t>
      </w:r>
      <w:r w:rsidR="008823D6">
        <w:rPr>
          <w:rFonts w:hint="eastAsia"/>
        </w:rPr>
        <w:t>的转置</w:t>
      </w:r>
      <w:r w:rsidR="000703DA">
        <w:rPr>
          <w:rFonts w:hint="eastAsia"/>
        </w:rPr>
        <w:t>做矩阵乘积计算</w:t>
      </w:r>
      <w:commentRangeEnd w:id="229"/>
      <w:r w:rsidR="007E6FF2">
        <w:rPr>
          <w:rStyle w:val="ad"/>
        </w:rPr>
        <w:commentReference w:id="229"/>
      </w:r>
      <w:r w:rsidR="000703DA">
        <w:rPr>
          <w:rFonts w:hint="eastAsia"/>
        </w:rPr>
        <w:t>。</w:t>
      </w:r>
      <w:r w:rsidR="001D2049">
        <w:rPr>
          <w:rFonts w:hint="eastAsia"/>
        </w:rPr>
        <w:t>利用</w:t>
      </w:r>
      <w:proofErr w:type="spellStart"/>
      <w:r w:rsidR="001D2049">
        <w:rPr>
          <w:rFonts w:hint="eastAsia"/>
        </w:rPr>
        <w:t>softmax</w:t>
      </w:r>
      <w:proofErr w:type="spellEnd"/>
      <w:r w:rsidR="001D2049">
        <w:rPr>
          <w:rFonts w:hint="eastAsia"/>
        </w:rPr>
        <w:t>激活矩阵</w:t>
      </w:r>
      <w:r w:rsidR="000A1319">
        <w:rPr>
          <w:rFonts w:hint="eastAsia"/>
        </w:rPr>
        <w:t>乘积得到通道注意力</w:t>
      </w:r>
      <w:r w:rsidR="00150FF9">
        <w:rPr>
          <w:rFonts w:hint="eastAsia"/>
        </w:rPr>
        <w:t>权重图</w:t>
      </w:r>
      <m:oMath>
        <m:r>
          <w:ins w:id="234" w:author="tang chi" w:date="2022-07-21T09:46:00Z">
            <w:rPr>
              <w:rFonts w:ascii="Cambria Math" w:hAnsi="Cambria Math"/>
              <w:sz w:val="24"/>
              <w:szCs w:val="24"/>
            </w:rPr>
            <m:t>E</m:t>
          </w:ins>
        </m:r>
      </m:oMath>
      <w:ins w:id="235" w:author="tang chi" w:date="2022-07-21T09:46:00Z">
        <w:r w:rsidR="00537F9E" w:rsidDel="00537F9E">
          <w:t xml:space="preserve"> </w:t>
        </w:r>
      </w:ins>
      <w:del w:id="236" w:author="tang chi" w:date="2022-07-21T09:46:00Z">
        <w:r w:rsidR="000A1319" w:rsidDel="00537F9E">
          <w:delText>E</w:delText>
        </w:r>
      </w:del>
      <w:r w:rsidR="000A1319">
        <w:rPr>
          <w:rFonts w:hint="eastAsia"/>
        </w:rPr>
        <w:t>。</w:t>
      </w:r>
      <w:commentRangeEnd w:id="230"/>
      <w:r w:rsidR="008B76A4">
        <w:rPr>
          <w:rStyle w:val="ad"/>
        </w:rPr>
        <w:commentReference w:id="230"/>
      </w:r>
    </w:p>
    <w:p w14:paraId="25A73412" w14:textId="5F2557D5" w:rsidR="008143E5" w:rsidRPr="00905211" w:rsidRDefault="0026772C" w:rsidP="005563D9">
      <w:pPr>
        <w:rPr>
          <w:sz w:val="24"/>
          <w:szCs w:val="24"/>
        </w:rPr>
      </w:pPr>
      <w:r>
        <w:tab/>
      </w:r>
      <w:r>
        <w:tab/>
      </w:r>
      <w:r>
        <w:tab/>
      </w:r>
      <w:r>
        <w:tab/>
      </w:r>
      <w:r>
        <w:tab/>
      </w:r>
      <w:r>
        <w:tab/>
      </w:r>
      <m:oMath>
        <m:r>
          <w:rPr>
            <w:rFonts w:ascii="Cambria Math" w:hAnsi="Cambria Math"/>
            <w:sz w:val="24"/>
            <w:szCs w:val="24"/>
          </w:rPr>
          <m:t>F=f(</m:t>
        </m:r>
        <m:r>
          <w:ins w:id="237" w:author="tang chi" w:date="2022-07-21T09:44:00Z">
            <w:rPr>
              <w:rFonts w:ascii="Cambria Math" w:hAnsi="Cambria Math"/>
              <w:sz w:val="24"/>
              <w:szCs w:val="24"/>
            </w:rPr>
            <m:t>V</m:t>
          </w:ins>
        </m:r>
        <m:r>
          <w:del w:id="238" w:author="tang chi" w:date="2022-07-21T09:44:00Z">
            <w:rPr>
              <w:rFonts w:ascii="Cambria Math" w:hAnsi="Cambria Math"/>
              <w:sz w:val="24"/>
              <w:szCs w:val="24"/>
            </w:rPr>
            <m:t>X</m:t>
          </w:del>
        </m:r>
        <m:r>
          <w:rPr>
            <w:rFonts w:ascii="Cambria Math" w:hAnsi="Cambria Math"/>
            <w:sz w:val="24"/>
            <w:szCs w:val="24"/>
          </w:rPr>
          <m:t>,k=3)</m:t>
        </m:r>
      </m:oMath>
      <w:r w:rsidR="00B72E56" w:rsidRPr="00905211">
        <w:rPr>
          <w:rFonts w:hint="eastAsia"/>
          <w:sz w:val="24"/>
          <w:szCs w:val="24"/>
        </w:rPr>
        <w:t xml:space="preserve"> </w:t>
      </w:r>
      <w:r w:rsidR="00B72E56" w:rsidRPr="00905211">
        <w:rPr>
          <w:sz w:val="24"/>
          <w:szCs w:val="24"/>
        </w:rPr>
        <w:t xml:space="preserve">  </w:t>
      </w:r>
      <w:r w:rsidR="005D2094" w:rsidRPr="00905211">
        <w:rPr>
          <w:sz w:val="24"/>
          <w:szCs w:val="24"/>
        </w:rPr>
        <w:tab/>
      </w:r>
      <w:r w:rsidR="005D2094" w:rsidRPr="00905211">
        <w:rPr>
          <w:sz w:val="24"/>
          <w:szCs w:val="24"/>
        </w:rPr>
        <w:tab/>
      </w:r>
      <w:r w:rsidR="005D2094" w:rsidRPr="00905211">
        <w:rPr>
          <w:sz w:val="24"/>
          <w:szCs w:val="24"/>
        </w:rPr>
        <w:tab/>
      </w:r>
      <w:r w:rsidR="005D2094" w:rsidRPr="00905211">
        <w:rPr>
          <w:sz w:val="24"/>
          <w:szCs w:val="24"/>
        </w:rPr>
        <w:tab/>
      </w:r>
      <w:r w:rsidR="005D2094" w:rsidRPr="00905211">
        <w:rPr>
          <w:sz w:val="24"/>
          <w:szCs w:val="24"/>
        </w:rPr>
        <w:tab/>
      </w:r>
      <w:r w:rsidR="005D2094" w:rsidRPr="00905211">
        <w:rPr>
          <w:sz w:val="24"/>
          <w:szCs w:val="24"/>
        </w:rPr>
        <w:tab/>
      </w:r>
      <w:r w:rsidR="005D2094" w:rsidRPr="00905211">
        <w:rPr>
          <w:sz w:val="24"/>
          <w:szCs w:val="24"/>
        </w:rPr>
        <w:tab/>
      </w:r>
      <w:r w:rsidR="00B72E56" w:rsidRPr="00905211">
        <w:rPr>
          <w:sz w:val="24"/>
          <w:szCs w:val="24"/>
        </w:rPr>
        <w:t>(4)</w:t>
      </w:r>
    </w:p>
    <w:p w14:paraId="407441EA" w14:textId="0FDAD0E3" w:rsidR="000703DA" w:rsidRPr="008143E5" w:rsidRDefault="00B72E56" w:rsidP="005563D9">
      <w:pPr>
        <w:rPr>
          <w:sz w:val="24"/>
          <w:szCs w:val="24"/>
        </w:rPr>
      </w:pPr>
      <w:r w:rsidRPr="00905211">
        <w:rPr>
          <w:sz w:val="24"/>
          <w:szCs w:val="24"/>
        </w:rPr>
        <w:tab/>
      </w:r>
      <w:r w:rsidRPr="00905211">
        <w:rPr>
          <w:sz w:val="24"/>
          <w:szCs w:val="24"/>
        </w:rPr>
        <w:tab/>
      </w:r>
      <w:r w:rsidRPr="00905211">
        <w:rPr>
          <w:sz w:val="24"/>
          <w:szCs w:val="24"/>
        </w:rPr>
        <w:tab/>
      </w:r>
      <w:r w:rsidRPr="00905211">
        <w:rPr>
          <w:sz w:val="24"/>
          <w:szCs w:val="24"/>
        </w:rPr>
        <w:tab/>
      </w:r>
      <w:r w:rsidRPr="00905211">
        <w:rPr>
          <w:sz w:val="24"/>
          <w:szCs w:val="24"/>
        </w:rPr>
        <w:tab/>
      </w:r>
      <w:r w:rsidRPr="00905211">
        <w:rPr>
          <w:sz w:val="24"/>
          <w:szCs w:val="24"/>
        </w:rPr>
        <w:tab/>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ji</m:t>
            </m:r>
          </m:sub>
        </m:sSub>
        <m:r>
          <w:rPr>
            <w:rFonts w:ascii="Cambria Math" w:hAnsi="Cambria Math"/>
            <w:sz w:val="24"/>
            <w:szCs w:val="24"/>
          </w:rPr>
          <m:t>=</m:t>
        </m:r>
        <m:f>
          <m:fPr>
            <m:ctrlPr>
              <w:rPr>
                <w:rFonts w:ascii="Cambria Math" w:hAnsi="Cambria Math"/>
                <w:sz w:val="24"/>
                <w:szCs w:val="24"/>
              </w:rPr>
            </m:ctrlPr>
          </m:fPr>
          <m:num>
            <m:func>
              <m:funcPr>
                <m:ctrlPr>
                  <w:rPr>
                    <w:rFonts w:ascii="Cambria Math" w:hAnsi="Cambria Math"/>
                    <w:sz w:val="24"/>
                    <w:szCs w:val="24"/>
                  </w:rPr>
                </m:ctrlPr>
              </m:funcPr>
              <m:fName>
                <m:r>
                  <m:rPr>
                    <m:sty m:val="p"/>
                  </m:rPr>
                  <w:rPr>
                    <w:rFonts w:ascii="Cambria Math" w:hAnsi="Cambria Math"/>
                    <w:sz w:val="24"/>
                    <w:szCs w:val="24"/>
                  </w:rPr>
                  <m:t>exp</m:t>
                </m:r>
              </m:fName>
              <m:e>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j</m:t>
                        </m:r>
                      </m:sub>
                    </m:sSub>
                  </m:e>
                </m:d>
              </m:e>
            </m:func>
          </m:num>
          <m:den>
            <m:nary>
              <m:naryPr>
                <m:chr m:val="∑"/>
                <m:limLoc m:val="undOvr"/>
                <m:grow m:val="1"/>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c</m:t>
                </m:r>
              </m:sup>
              <m:e>
                <m:r>
                  <w:rPr>
                    <w:rFonts w:ascii="Cambria Math" w:hAnsi="Cambria Math"/>
                    <w:sz w:val="24"/>
                    <w:szCs w:val="24"/>
                  </w:rPr>
                  <m:t> </m:t>
                </m:r>
              </m:e>
            </m:nary>
            <m:r>
              <m:rPr>
                <m:sty m:val="p"/>
              </m:rPr>
              <w:rPr>
                <w:rFonts w:ascii="Cambria Math" w:hAnsi="Cambria Math"/>
                <w:sz w:val="24"/>
                <w:szCs w:val="24"/>
              </w:rPr>
              <m:t>exp</m:t>
            </m:r>
            <m:r>
              <w:rPr>
                <w:rFonts w:ascii="Cambria Math" w:hAnsi="Cambria Math"/>
                <w:sz w:val="24"/>
                <w:szCs w:val="24"/>
              </w:rPr>
              <m:t>⁡</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j</m:t>
                    </m:r>
                  </m:sub>
                </m:sSub>
              </m:e>
            </m:d>
          </m:den>
        </m:f>
      </m:oMath>
      <w:r w:rsidR="008143E5" w:rsidRPr="00905211">
        <w:rPr>
          <w:rFonts w:hint="eastAsia"/>
          <w:sz w:val="24"/>
          <w:szCs w:val="24"/>
        </w:rPr>
        <w:t xml:space="preserve"> </w:t>
      </w:r>
      <w:r w:rsidR="008143E5" w:rsidRPr="00905211">
        <w:rPr>
          <w:sz w:val="24"/>
          <w:szCs w:val="24"/>
        </w:rPr>
        <w:t xml:space="preserve"> </w:t>
      </w:r>
      <w:r w:rsidR="005D2094" w:rsidRPr="00905211">
        <w:rPr>
          <w:sz w:val="24"/>
          <w:szCs w:val="24"/>
        </w:rPr>
        <w:tab/>
      </w:r>
      <w:r w:rsidR="005D2094">
        <w:rPr>
          <w:sz w:val="24"/>
          <w:szCs w:val="24"/>
        </w:rPr>
        <w:tab/>
      </w:r>
      <w:r w:rsidR="005D2094">
        <w:rPr>
          <w:sz w:val="24"/>
          <w:szCs w:val="24"/>
        </w:rPr>
        <w:tab/>
      </w:r>
      <w:r w:rsidR="005D2094">
        <w:rPr>
          <w:sz w:val="24"/>
          <w:szCs w:val="24"/>
        </w:rPr>
        <w:tab/>
      </w:r>
      <w:r w:rsidR="005D2094">
        <w:rPr>
          <w:sz w:val="24"/>
          <w:szCs w:val="24"/>
        </w:rPr>
        <w:tab/>
      </w:r>
      <w:r w:rsidR="005D2094">
        <w:rPr>
          <w:sz w:val="24"/>
          <w:szCs w:val="24"/>
        </w:rPr>
        <w:tab/>
      </w:r>
      <w:r w:rsidR="000E09CA">
        <w:rPr>
          <w:sz w:val="24"/>
          <w:szCs w:val="24"/>
        </w:rPr>
        <w:t xml:space="preserve">       </w:t>
      </w:r>
      <w:r w:rsidR="008143E5" w:rsidRPr="008143E5">
        <w:rPr>
          <w:sz w:val="24"/>
          <w:szCs w:val="24"/>
        </w:rPr>
        <w:t>(5)</w:t>
      </w:r>
    </w:p>
    <w:p w14:paraId="22AB22CB" w14:textId="6A749F59" w:rsidR="00C16924" w:rsidRPr="00C16924" w:rsidRDefault="00654037" w:rsidP="005563D9">
      <w:pPr>
        <w:rPr>
          <w:szCs w:val="21"/>
        </w:rPr>
      </w:pPr>
      <w:r w:rsidRPr="00654037">
        <w:rPr>
          <w:rFonts w:eastAsiaTheme="minorHAnsi" w:cs="Arial"/>
          <w:color w:val="000000"/>
          <w:spacing w:val="15"/>
          <w:szCs w:val="21"/>
        </w:rPr>
        <w:lastRenderedPageBreak/>
        <w:t>其中，</w:t>
      </w:r>
      <m:oMath>
        <m:sSub>
          <m:sSubPr>
            <m:ctrlPr>
              <w:rPr>
                <w:rFonts w:ascii="Cambria Math" w:eastAsiaTheme="minorHAnsi" w:hAnsi="Cambria Math"/>
                <w:szCs w:val="21"/>
              </w:rPr>
            </m:ctrlPr>
          </m:sSubPr>
          <m:e>
            <m:r>
              <w:rPr>
                <w:rFonts w:ascii="Cambria Math" w:eastAsiaTheme="minorHAnsi" w:hAnsi="Cambria Math"/>
                <w:szCs w:val="21"/>
              </w:rPr>
              <m:t>E</m:t>
            </m:r>
          </m:e>
          <m:sub>
            <m:r>
              <w:rPr>
                <w:rFonts w:ascii="Cambria Math" w:eastAsiaTheme="minorHAnsi" w:hAnsi="Cambria Math"/>
                <w:szCs w:val="21"/>
              </w:rPr>
              <m:t>ji</m:t>
            </m:r>
          </m:sub>
        </m:sSub>
      </m:oMath>
      <w:r w:rsidRPr="00654037">
        <w:rPr>
          <w:rFonts w:eastAsiaTheme="minorHAnsi" w:cs="Arial" w:hint="eastAsia"/>
          <w:color w:val="000000"/>
          <w:spacing w:val="15"/>
          <w:szCs w:val="21"/>
        </w:rPr>
        <w:t>代表</w:t>
      </w:r>
      <w:r w:rsidRPr="00654037">
        <w:rPr>
          <w:rFonts w:eastAsiaTheme="minorHAnsi" w:cs="Arial"/>
          <w:color w:val="000000"/>
          <w:spacing w:val="15"/>
          <w:szCs w:val="21"/>
        </w:rPr>
        <w:t>第</w:t>
      </w:r>
      <w:proofErr w:type="spellStart"/>
      <w:r w:rsidR="00150FF9">
        <w:rPr>
          <w:rFonts w:eastAsiaTheme="minorHAnsi" w:cs="Arial" w:hint="eastAsia"/>
          <w:color w:val="000000"/>
          <w:spacing w:val="15"/>
          <w:szCs w:val="21"/>
        </w:rPr>
        <w:t>i</w:t>
      </w:r>
      <w:proofErr w:type="spellEnd"/>
      <w:proofErr w:type="gramStart"/>
      <w:r w:rsidRPr="00654037">
        <w:rPr>
          <w:rFonts w:eastAsiaTheme="minorHAnsi" w:cs="Arial"/>
          <w:color w:val="000000"/>
          <w:spacing w:val="15"/>
          <w:szCs w:val="21"/>
        </w:rPr>
        <w:t>个</w:t>
      </w:r>
      <w:proofErr w:type="gramEnd"/>
      <w:r w:rsidRPr="00654037">
        <w:rPr>
          <w:rFonts w:eastAsiaTheme="minorHAnsi" w:cs="Arial" w:hint="eastAsia"/>
          <w:color w:val="000000"/>
          <w:spacing w:val="15"/>
          <w:szCs w:val="21"/>
        </w:rPr>
        <w:t>通道</w:t>
      </w:r>
      <w:r w:rsidRPr="00654037">
        <w:rPr>
          <w:rFonts w:eastAsiaTheme="minorHAnsi" w:cs="Arial"/>
          <w:color w:val="000000"/>
          <w:spacing w:val="15"/>
          <w:szCs w:val="21"/>
        </w:rPr>
        <w:t>对第</w:t>
      </w:r>
      <w:r w:rsidR="00150FF9">
        <w:rPr>
          <w:rFonts w:eastAsiaTheme="minorHAnsi" w:cs="Arial"/>
          <w:color w:val="000000"/>
          <w:spacing w:val="15"/>
          <w:szCs w:val="21"/>
        </w:rPr>
        <w:t>j</w:t>
      </w:r>
      <w:proofErr w:type="gramStart"/>
      <w:r w:rsidRPr="00654037">
        <w:rPr>
          <w:rFonts w:eastAsiaTheme="minorHAnsi" w:cs="Arial"/>
          <w:color w:val="000000"/>
          <w:spacing w:val="15"/>
          <w:szCs w:val="21"/>
        </w:rPr>
        <w:t>个</w:t>
      </w:r>
      <w:proofErr w:type="gramEnd"/>
      <w:r w:rsidRPr="00654037">
        <w:rPr>
          <w:rFonts w:eastAsiaTheme="minorHAnsi" w:cs="Arial" w:hint="eastAsia"/>
          <w:color w:val="000000"/>
          <w:spacing w:val="15"/>
          <w:szCs w:val="21"/>
        </w:rPr>
        <w:t>通道</w:t>
      </w:r>
      <w:r w:rsidRPr="00654037">
        <w:rPr>
          <w:rFonts w:eastAsiaTheme="minorHAnsi" w:cs="Arial"/>
          <w:color w:val="000000"/>
          <w:spacing w:val="15"/>
          <w:szCs w:val="21"/>
        </w:rPr>
        <w:t>的影响。</w:t>
      </w:r>
      <w:r w:rsidR="00150FF9">
        <w:rPr>
          <w:rFonts w:eastAsiaTheme="minorHAnsi" w:cs="Arial" w:hint="eastAsia"/>
          <w:color w:val="000000"/>
          <w:spacing w:val="15"/>
          <w:szCs w:val="21"/>
        </w:rPr>
        <w:t>在得到权重图E后，我们将</w:t>
      </w:r>
      <w:commentRangeStart w:id="239"/>
      <w:r w:rsidR="00147BAD">
        <w:rPr>
          <w:rFonts w:eastAsiaTheme="minorHAnsi" w:hint="eastAsia"/>
          <w:szCs w:val="21"/>
        </w:rPr>
        <w:t>输入</w:t>
      </w:r>
      <m:oMath>
        <m:r>
          <w:ins w:id="240" w:author="tang chi" w:date="2022-07-21T09:48:00Z">
            <w:rPr>
              <w:rFonts w:ascii="Cambria Math" w:hAnsi="Cambria Math"/>
              <w:sz w:val="24"/>
              <w:szCs w:val="24"/>
            </w:rPr>
            <m:t>V</m:t>
          </w:ins>
        </m:r>
      </m:oMath>
      <w:del w:id="241" w:author="tang chi" w:date="2022-07-21T09:48:00Z">
        <w:r w:rsidR="00147BAD" w:rsidDel="00537F9E">
          <w:rPr>
            <w:rFonts w:eastAsiaTheme="minorHAnsi" w:hint="eastAsia"/>
            <w:szCs w:val="21"/>
          </w:rPr>
          <w:delText>X</w:delText>
        </w:r>
      </w:del>
      <w:r w:rsidR="00147BAD">
        <w:rPr>
          <w:rFonts w:eastAsiaTheme="minorHAnsi" w:hint="eastAsia"/>
          <w:szCs w:val="21"/>
        </w:rPr>
        <w:t>的转置与</w:t>
      </w:r>
      <m:oMath>
        <m:r>
          <w:ins w:id="242" w:author="tang chi" w:date="2022-07-21T09:48:00Z">
            <w:rPr>
              <w:rFonts w:ascii="Cambria Math" w:hAnsi="Cambria Math"/>
              <w:sz w:val="24"/>
              <w:szCs w:val="24"/>
            </w:rPr>
            <m:t>E</m:t>
          </w:ins>
        </m:r>
      </m:oMath>
      <w:del w:id="243" w:author="tang chi" w:date="2022-07-21T09:48:00Z">
        <w:r w:rsidR="00147BAD" w:rsidDel="00537F9E">
          <w:rPr>
            <w:rFonts w:eastAsiaTheme="minorHAnsi" w:hint="eastAsia"/>
            <w:szCs w:val="21"/>
          </w:rPr>
          <w:delText>E</w:delText>
        </w:r>
      </w:del>
      <w:r w:rsidR="00147BAD">
        <w:rPr>
          <w:rFonts w:eastAsiaTheme="minorHAnsi" w:hint="eastAsia"/>
          <w:szCs w:val="21"/>
        </w:rPr>
        <w:t>做矩阵乘积</w:t>
      </w:r>
      <w:commentRangeEnd w:id="239"/>
      <w:r w:rsidR="00AF24E8">
        <w:rPr>
          <w:rStyle w:val="ad"/>
        </w:rPr>
        <w:commentReference w:id="239"/>
      </w:r>
      <w:r w:rsidR="00147BAD">
        <w:rPr>
          <w:rFonts w:eastAsiaTheme="minorHAnsi" w:hint="eastAsia"/>
          <w:szCs w:val="21"/>
        </w:rPr>
        <w:t>，这样便将权重图</w:t>
      </w:r>
      <w:r w:rsidR="00FA1291">
        <w:rPr>
          <w:rFonts w:eastAsiaTheme="minorHAnsi" w:hint="eastAsia"/>
          <w:szCs w:val="21"/>
        </w:rPr>
        <w:t>中</w:t>
      </w:r>
      <w:r w:rsidR="00147BAD">
        <w:rPr>
          <w:rFonts w:eastAsiaTheme="minorHAnsi" w:hint="eastAsia"/>
          <w:szCs w:val="21"/>
        </w:rPr>
        <w:t>的值赋予到</w:t>
      </w:r>
      <m:oMath>
        <m:r>
          <w:ins w:id="244" w:author="tang chi" w:date="2022-07-21T09:48:00Z">
            <w:rPr>
              <w:rFonts w:ascii="Cambria Math" w:hAnsi="Cambria Math"/>
              <w:sz w:val="24"/>
              <w:szCs w:val="24"/>
            </w:rPr>
            <m:t>V</m:t>
          </w:ins>
        </m:r>
      </m:oMath>
      <w:del w:id="245" w:author="tang chi" w:date="2022-07-21T09:48:00Z">
        <w:r w:rsidR="00147BAD" w:rsidDel="00537F9E">
          <w:rPr>
            <w:rFonts w:eastAsiaTheme="minorHAnsi" w:hint="eastAsia"/>
            <w:szCs w:val="21"/>
          </w:rPr>
          <w:delText>X</w:delText>
        </w:r>
      </w:del>
      <w:r w:rsidR="00147BAD">
        <w:rPr>
          <w:rFonts w:eastAsiaTheme="minorHAnsi" w:hint="eastAsia"/>
          <w:szCs w:val="21"/>
        </w:rPr>
        <w:t>的每个通道上</w:t>
      </w:r>
      <w:r w:rsidR="00FA1291">
        <w:rPr>
          <w:rFonts w:eastAsiaTheme="minorHAnsi" w:hint="eastAsia"/>
          <w:szCs w:val="21"/>
        </w:rPr>
        <w:t>。借鉴残差网络的思想，将乘积的结果乘以自适应系数</w:t>
      </w:r>
      <m:oMath>
        <m:r>
          <w:rPr>
            <w:rFonts w:ascii="Cambria Math" w:eastAsiaTheme="minorHAnsi" w:hAnsi="Cambria Math"/>
            <w:szCs w:val="21"/>
          </w:rPr>
          <m:t>α</m:t>
        </m:r>
      </m:oMath>
      <w:r w:rsidR="00FA1291">
        <w:rPr>
          <w:rFonts w:eastAsiaTheme="minorHAnsi" w:hint="eastAsia"/>
          <w:szCs w:val="21"/>
        </w:rPr>
        <w:t>与</w:t>
      </w:r>
      <m:oMath>
        <m:r>
          <w:ins w:id="246" w:author="tang chi" w:date="2022-07-21T09:48:00Z">
            <w:rPr>
              <w:rFonts w:ascii="Cambria Math" w:hAnsi="Cambria Math"/>
              <w:sz w:val="24"/>
              <w:szCs w:val="24"/>
            </w:rPr>
            <m:t>V</m:t>
          </w:ins>
        </m:r>
      </m:oMath>
      <w:del w:id="247" w:author="tang chi" w:date="2022-07-21T09:48:00Z">
        <w:r w:rsidR="00FA1291" w:rsidDel="00537F9E">
          <w:rPr>
            <w:rFonts w:eastAsiaTheme="minorHAnsi" w:hint="eastAsia"/>
            <w:szCs w:val="21"/>
          </w:rPr>
          <w:delText>X</w:delText>
        </w:r>
      </w:del>
      <w:r w:rsidR="00FA1291">
        <w:rPr>
          <w:rFonts w:eastAsiaTheme="minorHAnsi" w:hint="eastAsia"/>
          <w:szCs w:val="21"/>
        </w:rPr>
        <w:t>进行相加</w:t>
      </w:r>
      <w:r w:rsidR="008013BB">
        <w:rPr>
          <w:rFonts w:eastAsiaTheme="minorHAnsi" w:hint="eastAsia"/>
          <w:szCs w:val="21"/>
        </w:rPr>
        <w:t>，得到最终通道自注意力机制的输出</w:t>
      </w:r>
      <w:del w:id="248" w:author="tang chi" w:date="2022-07-21T09:47:00Z">
        <w:r w:rsidR="008013BB" w:rsidDel="00537F9E">
          <w:rPr>
            <w:rFonts w:eastAsiaTheme="minorHAnsi" w:hint="eastAsia"/>
            <w:szCs w:val="21"/>
          </w:rPr>
          <w:delText>Y</w:delText>
        </w:r>
      </w:del>
      <w:ins w:id="249" w:author="tang chi" w:date="2022-07-21T09:47:00Z">
        <w:r w:rsidR="00537F9E" w:rsidRPr="00537F9E">
          <w:rPr>
            <w:rFonts w:ascii="Cambria Math" w:eastAsiaTheme="minorHAnsi" w:hAnsi="Cambria Math"/>
            <w:i/>
            <w:sz w:val="24"/>
            <w:szCs w:val="24"/>
          </w:rPr>
          <w:t xml:space="preserve"> </w:t>
        </w:r>
      </w:ins>
      <m:oMath>
        <m:r>
          <w:ins w:id="250" w:author="tang chi" w:date="2022-07-21T09:47:00Z">
            <w:rPr>
              <w:rFonts w:ascii="Cambria Math" w:eastAsiaTheme="minorHAnsi" w:hAnsi="Cambria Math"/>
              <w:sz w:val="24"/>
              <w:szCs w:val="24"/>
            </w:rPr>
            <m:t>Y</m:t>
          </w:ins>
        </m:r>
      </m:oMath>
      <w:r w:rsidR="008013BB">
        <w:rPr>
          <w:rFonts w:eastAsiaTheme="minorHAnsi" w:hint="eastAsia"/>
          <w:szCs w:val="21"/>
        </w:rPr>
        <w:t>。</w:t>
      </w:r>
      <w:r w:rsidR="008013BB">
        <w:rPr>
          <w:rFonts w:eastAsiaTheme="minorHAnsi"/>
          <w:szCs w:val="21"/>
        </w:rPr>
        <w:tab/>
      </w:r>
      <w:r w:rsidR="008013BB">
        <w:rPr>
          <w:rFonts w:eastAsiaTheme="minorHAnsi"/>
          <w:szCs w:val="21"/>
        </w:rPr>
        <w:tab/>
      </w:r>
      <w:r w:rsidR="008013BB">
        <w:rPr>
          <w:rFonts w:eastAsiaTheme="minorHAnsi"/>
          <w:szCs w:val="21"/>
        </w:rPr>
        <w:tab/>
      </w:r>
      <w:r w:rsidR="008013BB">
        <w:rPr>
          <w:rFonts w:eastAsiaTheme="minorHAnsi"/>
          <w:szCs w:val="21"/>
        </w:rPr>
        <w:tab/>
      </w:r>
      <w:r w:rsidR="008013BB">
        <w:rPr>
          <w:rFonts w:eastAsiaTheme="minorHAnsi"/>
          <w:szCs w:val="21"/>
        </w:rPr>
        <w:tab/>
      </w:r>
      <w:r w:rsidR="008013BB">
        <w:rPr>
          <w:rFonts w:eastAsiaTheme="minorHAnsi"/>
          <w:szCs w:val="21"/>
        </w:rPr>
        <w:tab/>
      </w:r>
      <m:oMath>
        <m:r>
          <w:rPr>
            <w:rFonts w:ascii="Cambria Math" w:eastAsiaTheme="minorHAnsi" w:hAnsi="Cambria Math"/>
            <w:sz w:val="24"/>
            <w:szCs w:val="24"/>
          </w:rPr>
          <m:t>Y=α</m:t>
        </m:r>
        <m:nary>
          <m:naryPr>
            <m:chr m:val="∑"/>
            <m:limLoc m:val="undOvr"/>
            <m:grow m:val="1"/>
            <m:ctrlPr>
              <w:rPr>
                <w:rFonts w:ascii="Cambria Math" w:eastAsiaTheme="minorHAnsi" w:hAnsi="Cambria Math"/>
                <w:sz w:val="24"/>
                <w:szCs w:val="24"/>
              </w:rPr>
            </m:ctrlPr>
          </m:naryPr>
          <m:sub>
            <m:r>
              <w:rPr>
                <w:rFonts w:ascii="Cambria Math" w:eastAsiaTheme="minorHAnsi" w:hAnsi="Cambria Math"/>
                <w:sz w:val="24"/>
                <w:szCs w:val="24"/>
              </w:rPr>
              <m:t>i=1</m:t>
            </m:r>
          </m:sub>
          <m:sup>
            <m:r>
              <w:rPr>
                <w:rFonts w:ascii="Cambria Math" w:eastAsiaTheme="minorHAnsi" w:hAnsi="Cambria Math" w:hint="eastAsia"/>
                <w:sz w:val="24"/>
                <w:szCs w:val="24"/>
              </w:rPr>
              <m:t>c</m:t>
            </m:r>
          </m:sup>
          <m:e>
            <m:r>
              <w:rPr>
                <w:rFonts w:ascii="Cambria Math" w:eastAsiaTheme="minorHAnsi" w:hAnsi="Cambria Math"/>
                <w:sz w:val="24"/>
                <w:szCs w:val="24"/>
              </w:rPr>
              <m:t> </m:t>
            </m:r>
          </m:e>
        </m:nary>
        <m:d>
          <m:dPr>
            <m:ctrlPr>
              <w:rPr>
                <w:rFonts w:ascii="Cambria Math" w:eastAsiaTheme="minorHAnsi" w:hAnsi="Cambria Math"/>
                <w:sz w:val="24"/>
                <w:szCs w:val="24"/>
              </w:rPr>
            </m:ctrlPr>
          </m:dPr>
          <m:e>
            <m:sSub>
              <m:sSubPr>
                <m:ctrlPr>
                  <w:rPr>
                    <w:rFonts w:ascii="Cambria Math" w:eastAsiaTheme="minorHAnsi" w:hAnsi="Cambria Math"/>
                    <w:sz w:val="24"/>
                    <w:szCs w:val="24"/>
                  </w:rPr>
                </m:ctrlPr>
              </m:sSubPr>
              <m:e>
                <m:r>
                  <w:rPr>
                    <w:rFonts w:ascii="Cambria Math" w:eastAsiaTheme="minorHAnsi" w:hAnsi="Cambria Math"/>
                    <w:sz w:val="24"/>
                    <w:szCs w:val="24"/>
                  </w:rPr>
                  <m:t>E</m:t>
                </m:r>
              </m:e>
              <m:sub>
                <m:r>
                  <w:rPr>
                    <w:rFonts w:ascii="Cambria Math" w:eastAsiaTheme="minorHAnsi" w:hAnsi="Cambria Math"/>
                    <w:sz w:val="24"/>
                    <w:szCs w:val="24"/>
                  </w:rPr>
                  <m:t>ji</m:t>
                </m:r>
              </m:sub>
            </m:sSub>
            <m:r>
              <w:ins w:id="251" w:author="tang chi" w:date="2022-07-21T09:50:00Z">
                <w:rPr>
                  <w:rFonts w:ascii="Cambria Math" w:hAnsi="Cambria Math"/>
                  <w:sz w:val="24"/>
                  <w:szCs w:val="24"/>
                </w:rPr>
                <m:t>V</m:t>
              </w:ins>
            </m:r>
            <w:commentRangeStart w:id="252"/>
            <m:sSub>
              <m:sSubPr>
                <m:ctrlPr>
                  <w:rPr>
                    <w:rFonts w:ascii="Cambria Math" w:eastAsiaTheme="minorHAnsi" w:hAnsi="Cambria Math"/>
                    <w:sz w:val="24"/>
                    <w:szCs w:val="24"/>
                  </w:rPr>
                </m:ctrlPr>
              </m:sSubPr>
              <m:e>
                <m:r>
                  <w:del w:id="253" w:author="tang chi" w:date="2022-07-21T09:49:00Z">
                    <w:rPr>
                      <w:rFonts w:ascii="Cambria Math" w:eastAsiaTheme="minorHAnsi" w:hAnsi="Cambria Math"/>
                      <w:sz w:val="24"/>
                      <w:szCs w:val="24"/>
                    </w:rPr>
                    <m:t>X</m:t>
                  </w:del>
                </m:r>
              </m:e>
              <m:sub>
                <m:r>
                  <w:rPr>
                    <w:rFonts w:ascii="Cambria Math" w:eastAsiaTheme="minorHAnsi" w:hAnsi="Cambria Math"/>
                    <w:sz w:val="24"/>
                    <w:szCs w:val="24"/>
                  </w:rPr>
                  <m:t>i</m:t>
                </m:r>
              </m:sub>
            </m:sSub>
            <w:commentRangeEnd w:id="252"/>
            <m:r>
              <m:rPr>
                <m:sty m:val="p"/>
              </m:rPr>
              <w:rPr>
                <w:rStyle w:val="ad"/>
              </w:rPr>
              <w:commentReference w:id="252"/>
            </m:r>
          </m:e>
        </m:d>
        <m:r>
          <w:rPr>
            <w:rFonts w:ascii="Cambria Math" w:eastAsiaTheme="minorHAnsi" w:hAnsi="Cambria Math"/>
            <w:sz w:val="24"/>
            <w:szCs w:val="24"/>
          </w:rPr>
          <m:t>+</m:t>
        </m:r>
        <m:r>
          <w:ins w:id="254" w:author="tang chi" w:date="2022-07-21T09:49:00Z">
            <w:rPr>
              <w:rFonts w:ascii="Cambria Math" w:hAnsi="Cambria Math"/>
              <w:sz w:val="24"/>
              <w:szCs w:val="24"/>
            </w:rPr>
            <m:t>V</m:t>
          </w:ins>
        </m:r>
        <m:r>
          <w:del w:id="255" w:author="tang chi" w:date="2022-07-21T09:49:00Z">
            <m:rPr>
              <m:sty m:val="p"/>
            </m:rPr>
            <w:rPr>
              <w:rFonts w:ascii="Cambria Math" w:eastAsiaTheme="minorHAnsi" w:hAnsi="Cambria Math"/>
              <w:sz w:val="24"/>
              <w:szCs w:val="24"/>
            </w:rPr>
            <m:t>X</m:t>
          </w:del>
        </m:r>
      </m:oMath>
      <w:r w:rsidR="005D2094" w:rsidRPr="00905211">
        <w:rPr>
          <w:rFonts w:hint="eastAsia"/>
          <w:sz w:val="24"/>
          <w:szCs w:val="24"/>
        </w:rPr>
        <w:t xml:space="preserve"> </w:t>
      </w:r>
      <w:r w:rsidR="005D2094" w:rsidRPr="00905211">
        <w:rPr>
          <w:sz w:val="24"/>
          <w:szCs w:val="24"/>
        </w:rPr>
        <w:t xml:space="preserve"> </w:t>
      </w:r>
      <w:r w:rsidR="005D2094" w:rsidRPr="00905211">
        <w:rPr>
          <w:sz w:val="24"/>
          <w:szCs w:val="24"/>
        </w:rPr>
        <w:tab/>
      </w:r>
      <w:r w:rsidR="005D2094">
        <w:rPr>
          <w:szCs w:val="21"/>
        </w:rPr>
        <w:tab/>
      </w:r>
      <w:r w:rsidR="005D2094">
        <w:rPr>
          <w:szCs w:val="21"/>
        </w:rPr>
        <w:tab/>
      </w:r>
      <w:r w:rsidR="005D2094">
        <w:rPr>
          <w:szCs w:val="21"/>
        </w:rPr>
        <w:tab/>
      </w:r>
      <w:r w:rsidR="005D2094">
        <w:rPr>
          <w:szCs w:val="21"/>
        </w:rPr>
        <w:tab/>
      </w:r>
      <w:r w:rsidR="005D2094">
        <w:rPr>
          <w:szCs w:val="21"/>
        </w:rPr>
        <w:tab/>
      </w:r>
      <w:r w:rsidR="000E09CA">
        <w:rPr>
          <w:szCs w:val="21"/>
        </w:rPr>
        <w:t xml:space="preserve"> </w:t>
      </w:r>
      <w:r w:rsidR="005D2094">
        <w:rPr>
          <w:szCs w:val="21"/>
        </w:rPr>
        <w:t>(6)</w:t>
      </w:r>
    </w:p>
    <w:p w14:paraId="7A9940D1" w14:textId="37F34234" w:rsidR="00C16924" w:rsidRDefault="00547B01" w:rsidP="005563D9">
      <w:pPr>
        <w:rPr>
          <w:szCs w:val="21"/>
        </w:rPr>
      </w:pPr>
      <w:r>
        <w:rPr>
          <w:rFonts w:hint="eastAsia"/>
          <w:szCs w:val="21"/>
        </w:rPr>
        <w:t>其中</w:t>
      </w:r>
      <m:oMath>
        <m:r>
          <w:rPr>
            <w:rFonts w:ascii="Cambria Math" w:hAnsi="Cambria Math"/>
            <w:szCs w:val="21"/>
          </w:rPr>
          <m:t>α</m:t>
        </m:r>
      </m:oMath>
      <w:r>
        <w:rPr>
          <w:rFonts w:hint="eastAsia"/>
          <w:szCs w:val="21"/>
        </w:rPr>
        <w:t>初始值设为0，在训练的过程中</w:t>
      </w:r>
      <w:r w:rsidR="002A16C4">
        <w:rPr>
          <w:rFonts w:hint="eastAsia"/>
          <w:szCs w:val="21"/>
        </w:rPr>
        <w:t>可</w:t>
      </w:r>
      <w:r>
        <w:rPr>
          <w:rFonts w:hint="eastAsia"/>
          <w:szCs w:val="21"/>
        </w:rPr>
        <w:t>随着网络的需求改变。</w:t>
      </w:r>
      <w:del w:id="256" w:author="tang chi" w:date="2022-07-21T09:49:00Z">
        <w:r w:rsidR="007C082B" w:rsidDel="00537F9E">
          <w:rPr>
            <w:rFonts w:hint="eastAsia"/>
            <w:szCs w:val="21"/>
          </w:rPr>
          <w:delText>Y</w:delText>
        </w:r>
      </w:del>
      <w:ins w:id="257" w:author="tang chi" w:date="2022-07-21T09:49:00Z">
        <w:r w:rsidR="00537F9E" w:rsidRPr="00537F9E">
          <w:rPr>
            <w:rFonts w:ascii="Cambria Math" w:eastAsiaTheme="minorHAnsi" w:hAnsi="Cambria Math"/>
            <w:i/>
            <w:sz w:val="24"/>
            <w:szCs w:val="24"/>
          </w:rPr>
          <w:t xml:space="preserve"> </w:t>
        </w:r>
      </w:ins>
      <m:oMath>
        <m:r>
          <w:ins w:id="258" w:author="tang chi" w:date="2022-07-21T09:49:00Z">
            <w:rPr>
              <w:rFonts w:ascii="Cambria Math" w:eastAsiaTheme="minorHAnsi" w:hAnsi="Cambria Math"/>
              <w:sz w:val="24"/>
              <w:szCs w:val="24"/>
            </w:rPr>
            <m:t>Y</m:t>
          </w:ins>
        </m:r>
      </m:oMath>
      <w:r w:rsidR="007C082B">
        <w:rPr>
          <w:rFonts w:hint="eastAsia"/>
          <w:szCs w:val="21"/>
        </w:rPr>
        <w:t>作为输入</w:t>
      </w:r>
      <m:oMath>
        <m:r>
          <w:ins w:id="259" w:author="tang chi" w:date="2022-07-21T09:49:00Z">
            <w:rPr>
              <w:rFonts w:ascii="Cambria Math" w:hAnsi="Cambria Math"/>
              <w:sz w:val="24"/>
              <w:szCs w:val="24"/>
            </w:rPr>
            <m:t>V</m:t>
          </w:ins>
        </m:r>
      </m:oMath>
      <w:del w:id="260" w:author="tang chi" w:date="2022-07-21T09:49:00Z">
        <w:r w:rsidR="007C082B" w:rsidDel="00537F9E">
          <w:rPr>
            <w:rFonts w:hint="eastAsia"/>
            <w:szCs w:val="21"/>
          </w:rPr>
          <w:delText>X</w:delText>
        </w:r>
      </w:del>
      <w:r w:rsidR="007C082B">
        <w:rPr>
          <w:rFonts w:hint="eastAsia"/>
          <w:szCs w:val="21"/>
        </w:rPr>
        <w:t>经过通道子注意力机制的输出，与其对应的解码器中的高级特征相串联。</w:t>
      </w:r>
    </w:p>
    <w:p w14:paraId="532EC65D" w14:textId="447CBF91" w:rsidR="00547B01" w:rsidRPr="00537F9E" w:rsidRDefault="00547B01" w:rsidP="005563D9">
      <w:pPr>
        <w:rPr>
          <w:szCs w:val="21"/>
        </w:rPr>
      </w:pPr>
    </w:p>
    <w:p w14:paraId="00CDF918" w14:textId="3A708A50" w:rsidR="00547B01" w:rsidRPr="00547B01" w:rsidRDefault="00742A2A" w:rsidP="005563D9">
      <w:pPr>
        <w:rPr>
          <w:b/>
          <w:bCs/>
          <w:szCs w:val="21"/>
        </w:rPr>
      </w:pPr>
      <w:r>
        <w:rPr>
          <w:b/>
          <w:bCs/>
          <w:szCs w:val="21"/>
        </w:rPr>
        <w:t>D</w:t>
      </w:r>
      <w:r w:rsidR="00547B01" w:rsidRPr="00547B01">
        <w:rPr>
          <w:b/>
          <w:bCs/>
          <w:szCs w:val="21"/>
        </w:rPr>
        <w:t xml:space="preserve"> </w:t>
      </w:r>
      <w:r w:rsidR="00547B01" w:rsidRPr="00547B01">
        <w:rPr>
          <w:rFonts w:hint="eastAsia"/>
          <w:b/>
          <w:bCs/>
          <w:szCs w:val="21"/>
        </w:rPr>
        <w:t>空间线性注意力机制</w:t>
      </w:r>
      <w:r w:rsidR="00C646CA">
        <w:rPr>
          <w:rFonts w:hint="eastAsia"/>
          <w:b/>
          <w:bCs/>
          <w:szCs w:val="21"/>
        </w:rPr>
        <w:t>（</w:t>
      </w:r>
      <w:r w:rsidR="00C646CA">
        <w:rPr>
          <w:b/>
          <w:bCs/>
          <w:szCs w:val="21"/>
        </w:rPr>
        <w:t>PLAM</w:t>
      </w:r>
      <w:r w:rsidR="00C646CA">
        <w:rPr>
          <w:rFonts w:hint="eastAsia"/>
          <w:b/>
          <w:bCs/>
          <w:szCs w:val="21"/>
        </w:rPr>
        <w:t>）</w:t>
      </w:r>
    </w:p>
    <w:p w14:paraId="30E11FF8" w14:textId="39B66CC3" w:rsidR="009D70E9" w:rsidRDefault="007C082B" w:rsidP="005563D9">
      <w:pPr>
        <w:rPr>
          <w:szCs w:val="21"/>
        </w:rPr>
      </w:pPr>
      <w:r>
        <w:rPr>
          <w:rFonts w:hint="eastAsia"/>
          <w:szCs w:val="21"/>
        </w:rPr>
        <w:t>在完成低级特征与高级特征的</w:t>
      </w:r>
      <w:r w:rsidR="00C50823">
        <w:rPr>
          <w:rFonts w:hint="eastAsia"/>
          <w:szCs w:val="21"/>
        </w:rPr>
        <w:t>串联</w:t>
      </w:r>
      <w:r>
        <w:rPr>
          <w:rFonts w:hint="eastAsia"/>
          <w:szCs w:val="21"/>
        </w:rPr>
        <w:t>后</w:t>
      </w:r>
      <w:r w:rsidR="00C50823">
        <w:rPr>
          <w:rFonts w:hint="eastAsia"/>
          <w:szCs w:val="21"/>
        </w:rPr>
        <w:t>，</w:t>
      </w:r>
      <w:r w:rsidR="004851E5">
        <w:rPr>
          <w:rFonts w:hint="eastAsia"/>
          <w:szCs w:val="21"/>
        </w:rPr>
        <w:t>解码器</w:t>
      </w:r>
      <w:r w:rsidR="00053B73">
        <w:rPr>
          <w:rFonts w:hint="eastAsia"/>
          <w:szCs w:val="21"/>
        </w:rPr>
        <w:t>获得了语义丰富的特征图</w:t>
      </w:r>
      <w:r w:rsidR="004851E5">
        <w:rPr>
          <w:rFonts w:hint="eastAsia"/>
          <w:szCs w:val="21"/>
        </w:rPr>
        <w:t>。</w:t>
      </w:r>
      <w:r w:rsidR="008A2F4F">
        <w:rPr>
          <w:rFonts w:hint="eastAsia"/>
          <w:szCs w:val="21"/>
        </w:rPr>
        <w:t>然而这些丰富的语义信息并非所有区域都对病变区域分割</w:t>
      </w:r>
      <w:r w:rsidR="00D231C4">
        <w:rPr>
          <w:rFonts w:hint="eastAsia"/>
          <w:szCs w:val="21"/>
        </w:rPr>
        <w:t>同样重要</w:t>
      </w:r>
      <w:r w:rsidR="006307B3">
        <w:rPr>
          <w:rFonts w:hint="eastAsia"/>
          <w:szCs w:val="21"/>
        </w:rPr>
        <w:t>。</w:t>
      </w:r>
      <w:r w:rsidR="004851E5">
        <w:rPr>
          <w:rFonts w:hint="eastAsia"/>
          <w:szCs w:val="21"/>
        </w:rPr>
        <w:t>为了提升关键区域的表达，</w:t>
      </w:r>
      <w:r w:rsidR="006307B3">
        <w:rPr>
          <w:rFonts w:hint="eastAsia"/>
          <w:szCs w:val="21"/>
        </w:rPr>
        <w:t>我们引入空间线性注意力模块如</w:t>
      </w:r>
      <w:r w:rsidR="006307B3" w:rsidRPr="00B764C6">
        <w:rPr>
          <w:rFonts w:hint="eastAsia"/>
          <w:b/>
          <w:bCs/>
          <w:szCs w:val="21"/>
        </w:rPr>
        <w:t xml:space="preserve">图 </w:t>
      </w:r>
      <w:r w:rsidR="00B764C6" w:rsidRPr="00B764C6">
        <w:rPr>
          <w:b/>
          <w:bCs/>
          <w:szCs w:val="21"/>
        </w:rPr>
        <w:t>3</w:t>
      </w:r>
      <w:r w:rsidR="006307B3">
        <w:rPr>
          <w:rFonts w:hint="eastAsia"/>
          <w:szCs w:val="21"/>
        </w:rPr>
        <w:t>所示。</w:t>
      </w:r>
    </w:p>
    <w:p w14:paraId="55F615F7" w14:textId="0B074E46" w:rsidR="00F55D64" w:rsidDel="00D33A93" w:rsidRDefault="004B0F16">
      <w:pPr>
        <w:ind w:firstLineChars="200" w:firstLine="420"/>
        <w:rPr>
          <w:del w:id="261" w:author="卢 芳芳" w:date="2022-07-11T15:26:00Z"/>
          <w:color w:val="000000" w:themeColor="text1"/>
        </w:rPr>
        <w:pPrChange w:id="262" w:author="卢 芳芳" w:date="2022-07-11T15:27:00Z">
          <w:pPr>
            <w:jc w:val="center"/>
          </w:pPr>
        </w:pPrChange>
      </w:pPr>
      <w:r>
        <w:rPr>
          <w:rFonts w:hint="eastAsia"/>
          <w:szCs w:val="21"/>
        </w:rPr>
        <w:t>在介绍空间线性注意力模块之前，我们先回顾</w:t>
      </w:r>
      <w:r w:rsidR="006F1BEE">
        <w:rPr>
          <w:rFonts w:hint="eastAsia"/>
          <w:szCs w:val="21"/>
        </w:rPr>
        <w:t>压缩点乘注意力机制（</w:t>
      </w:r>
      <w:r>
        <w:fldChar w:fldCharType="begin"/>
      </w:r>
      <w:r>
        <w:instrText>HYPERLINK "https://arxiv.org/abs/1706.03762" \t "_blank"</w:instrText>
      </w:r>
      <w:r>
        <w:fldChar w:fldCharType="separate"/>
      </w:r>
      <w:r w:rsidRPr="004B0F16">
        <w:rPr>
          <w:rStyle w:val="a5"/>
          <w:rFonts w:ascii="Georgia" w:hAnsi="Georgia"/>
          <w:color w:val="000000" w:themeColor="text1"/>
          <w:szCs w:val="21"/>
          <w:bdr w:val="none" w:sz="0" w:space="0" w:color="auto" w:frame="1"/>
          <w:shd w:val="clear" w:color="auto" w:fill="FFFFFF"/>
        </w:rPr>
        <w:t>Scaled-Dot Attention</w:t>
      </w:r>
      <w:r>
        <w:rPr>
          <w:rStyle w:val="a5"/>
          <w:rFonts w:ascii="Georgia" w:hAnsi="Georgia"/>
          <w:color w:val="000000" w:themeColor="text1"/>
          <w:szCs w:val="21"/>
          <w:bdr w:val="none" w:sz="0" w:space="0" w:color="auto" w:frame="1"/>
          <w:shd w:val="clear" w:color="auto" w:fill="FFFFFF"/>
        </w:rPr>
        <w:fldChar w:fldCharType="end"/>
      </w:r>
      <w:ins w:id="263" w:author="卢 芳芳" w:date="2022-07-11T17:31:00Z">
        <w:r w:rsidR="00477D12">
          <w:rPr>
            <w:rStyle w:val="a5"/>
            <w:rFonts w:ascii="Georgia" w:hAnsi="Georgia" w:hint="eastAsia"/>
            <w:color w:val="000000" w:themeColor="text1"/>
            <w:szCs w:val="21"/>
            <w:bdr w:val="none" w:sz="0" w:space="0" w:color="auto" w:frame="1"/>
            <w:shd w:val="clear" w:color="auto" w:fill="FFFFFF"/>
          </w:rPr>
          <w:t>，</w:t>
        </w:r>
        <w:r w:rsidR="00477D12">
          <w:rPr>
            <w:rStyle w:val="a5"/>
            <w:rFonts w:ascii="Georgia" w:hAnsi="Georgia" w:hint="eastAsia"/>
            <w:color w:val="000000" w:themeColor="text1"/>
            <w:szCs w:val="21"/>
            <w:bdr w:val="none" w:sz="0" w:space="0" w:color="auto" w:frame="1"/>
            <w:shd w:val="clear" w:color="auto" w:fill="FFFFFF"/>
          </w:rPr>
          <w:t>SDA</w:t>
        </w:r>
      </w:ins>
      <w:r w:rsidR="006F1BEE">
        <w:rPr>
          <w:rFonts w:hint="eastAsia"/>
          <w:color w:val="000000" w:themeColor="text1"/>
        </w:rPr>
        <w:t>）</w:t>
      </w:r>
    </w:p>
    <w:p w14:paraId="63649CBC" w14:textId="62629858" w:rsidR="006F1BEE" w:rsidRDefault="006F1BEE">
      <w:pPr>
        <w:ind w:firstLineChars="200" w:firstLine="420"/>
        <w:rPr>
          <w:color w:val="000000" w:themeColor="text1"/>
        </w:rPr>
        <w:pPrChange w:id="264" w:author="卢 芳芳" w:date="2022-07-11T15:27:00Z">
          <w:pPr/>
        </w:pPrChange>
      </w:pPr>
      <w:r>
        <w:rPr>
          <w:rFonts w:hint="eastAsia"/>
          <w:color w:val="000000" w:themeColor="text1"/>
        </w:rPr>
        <w:t>的原理</w:t>
      </w:r>
      <w:r w:rsidR="00246DDD">
        <w:rPr>
          <w:rFonts w:hint="eastAsia"/>
          <w:color w:val="000000" w:themeColor="text1"/>
        </w:rPr>
        <w:t>，如公式7所示。</w:t>
      </w:r>
    </w:p>
    <w:p w14:paraId="01A990BA" w14:textId="54352F88" w:rsidR="006F1BEE" w:rsidRDefault="006F1BEE" w:rsidP="006F1BEE">
      <w:pPr>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m:oMath>
        <m:func>
          <m:funcPr>
            <m:ctrlPr>
              <w:rPr>
                <w:rFonts w:ascii="Cambria Math" w:hAnsi="Cambria Math"/>
                <w:i/>
                <w:color w:val="000000" w:themeColor="text1"/>
                <w:sz w:val="24"/>
                <w:szCs w:val="28"/>
              </w:rPr>
            </m:ctrlPr>
          </m:funcPr>
          <m:fName>
            <m:r>
              <m:rPr>
                <m:sty m:val="p"/>
              </m:rPr>
              <w:rPr>
                <w:rFonts w:ascii="Cambria Math" w:hAnsi="Cambria Math"/>
                <w:color w:val="000000" w:themeColor="text1"/>
                <w:sz w:val="24"/>
                <w:szCs w:val="28"/>
              </w:rPr>
              <m:t>Attention</m:t>
            </m:r>
            <m:ctrlPr>
              <w:rPr>
                <w:rFonts w:ascii="Cambria Math" w:hAnsi="Cambria Math"/>
                <w:color w:val="000000" w:themeColor="text1"/>
                <w:sz w:val="24"/>
                <w:szCs w:val="28"/>
              </w:rPr>
            </m:ctrlPr>
          </m:fName>
          <m:e>
            <m:d>
              <m:dPr>
                <m:ctrlPr>
                  <w:rPr>
                    <w:rFonts w:ascii="Cambria Math" w:hAnsi="Cambria Math"/>
                    <w:i/>
                    <w:color w:val="000000" w:themeColor="text1"/>
                    <w:sz w:val="24"/>
                    <w:szCs w:val="28"/>
                  </w:rPr>
                </m:ctrlPr>
              </m:dPr>
              <m:e>
                <m:r>
                  <w:rPr>
                    <w:rFonts w:ascii="Cambria Math" w:hAnsi="Cambria Math"/>
                    <w:color w:val="000000" w:themeColor="text1"/>
                    <w:sz w:val="24"/>
                    <w:szCs w:val="28"/>
                  </w:rPr>
                  <m:t>Q,K,V</m:t>
                </m:r>
              </m:e>
            </m:d>
          </m:e>
        </m:func>
        <m:r>
          <w:rPr>
            <w:rFonts w:ascii="Cambria Math" w:hAnsi="Cambria Math"/>
            <w:color w:val="000000" w:themeColor="text1"/>
            <w:sz w:val="24"/>
            <w:szCs w:val="28"/>
          </w:rPr>
          <m:t>=</m:t>
        </m:r>
        <m:func>
          <m:funcPr>
            <m:ctrlPr>
              <w:rPr>
                <w:rFonts w:ascii="Cambria Math" w:hAnsi="Cambria Math"/>
                <w:i/>
                <w:color w:val="000000" w:themeColor="text1"/>
                <w:sz w:val="24"/>
                <w:szCs w:val="28"/>
              </w:rPr>
            </m:ctrlPr>
          </m:funcPr>
          <m:fName>
            <m:r>
              <m:rPr>
                <m:sty m:val="p"/>
              </m:rPr>
              <w:rPr>
                <w:rFonts w:ascii="Cambria Math" w:hAnsi="Cambria Math"/>
                <w:color w:val="000000" w:themeColor="text1"/>
                <w:sz w:val="24"/>
                <w:szCs w:val="28"/>
              </w:rPr>
              <m:t>softmax</m:t>
            </m:r>
          </m:fName>
          <m:e>
            <m:d>
              <m:dPr>
                <m:ctrlPr>
                  <w:rPr>
                    <w:rFonts w:ascii="Cambria Math" w:hAnsi="Cambria Math"/>
                    <w:color w:val="000000" w:themeColor="text1"/>
                    <w:sz w:val="24"/>
                    <w:szCs w:val="28"/>
                  </w:rPr>
                </m:ctrlPr>
              </m:dPr>
              <m:e>
                <m:f>
                  <m:fPr>
                    <m:ctrlPr>
                      <w:rPr>
                        <w:rFonts w:ascii="Cambria Math" w:hAnsi="Cambria Math"/>
                        <w:color w:val="000000" w:themeColor="text1"/>
                        <w:sz w:val="24"/>
                        <w:szCs w:val="28"/>
                      </w:rPr>
                    </m:ctrlPr>
                  </m:fPr>
                  <m:num>
                    <m:r>
                      <w:rPr>
                        <w:rFonts w:ascii="Cambria Math" w:hAnsi="Cambria Math"/>
                        <w:color w:val="000000" w:themeColor="text1"/>
                        <w:sz w:val="24"/>
                        <w:szCs w:val="28"/>
                      </w:rPr>
                      <m:t>Q</m:t>
                    </m:r>
                    <m:sSup>
                      <m:sSupPr>
                        <m:ctrlPr>
                          <w:rPr>
                            <w:rFonts w:ascii="Cambria Math" w:hAnsi="Cambria Math"/>
                            <w:color w:val="000000" w:themeColor="text1"/>
                            <w:sz w:val="24"/>
                            <w:szCs w:val="28"/>
                          </w:rPr>
                        </m:ctrlPr>
                      </m:sSupPr>
                      <m:e>
                        <m:r>
                          <w:rPr>
                            <w:rFonts w:ascii="Cambria Math" w:hAnsi="Cambria Math"/>
                            <w:color w:val="000000" w:themeColor="text1"/>
                            <w:sz w:val="24"/>
                            <w:szCs w:val="28"/>
                          </w:rPr>
                          <m:t>K</m:t>
                        </m:r>
                      </m:e>
                      <m:sup>
                        <m:r>
                          <w:rPr>
                            <w:rFonts w:ascii="Cambria Math" w:hAnsi="Cambria Math"/>
                            <w:color w:val="000000" w:themeColor="text1"/>
                            <w:sz w:val="24"/>
                            <w:szCs w:val="28"/>
                          </w:rPr>
                          <m:t>T</m:t>
                        </m:r>
                      </m:sup>
                    </m:sSup>
                  </m:num>
                  <m:den>
                    <m:rad>
                      <m:radPr>
                        <m:degHide m:val="1"/>
                        <m:ctrlPr>
                          <w:rPr>
                            <w:rFonts w:ascii="Cambria Math" w:hAnsi="Cambria Math"/>
                            <w:color w:val="000000" w:themeColor="text1"/>
                            <w:sz w:val="24"/>
                            <w:szCs w:val="28"/>
                          </w:rPr>
                        </m:ctrlPr>
                      </m:radPr>
                      <m:deg/>
                      <m:e>
                        <m:sSub>
                          <m:sSubPr>
                            <m:ctrlPr>
                              <w:rPr>
                                <w:rFonts w:ascii="Cambria Math" w:hAnsi="Cambria Math"/>
                                <w:color w:val="000000" w:themeColor="text1"/>
                                <w:sz w:val="24"/>
                                <w:szCs w:val="28"/>
                              </w:rPr>
                            </m:ctrlPr>
                          </m:sSubPr>
                          <m:e>
                            <m:r>
                              <w:rPr>
                                <w:rFonts w:ascii="Cambria Math" w:hAnsi="Cambria Math"/>
                                <w:color w:val="000000" w:themeColor="text1"/>
                                <w:sz w:val="24"/>
                                <w:szCs w:val="28"/>
                              </w:rPr>
                              <m:t>d</m:t>
                            </m:r>
                          </m:e>
                          <m:sub>
                            <m:r>
                              <w:rPr>
                                <w:rFonts w:ascii="Cambria Math" w:hAnsi="Cambria Math"/>
                                <w:color w:val="000000" w:themeColor="text1"/>
                                <w:sz w:val="24"/>
                                <w:szCs w:val="28"/>
                              </w:rPr>
                              <m:t>k</m:t>
                            </m:r>
                          </m:sub>
                        </m:sSub>
                      </m:e>
                    </m:rad>
                  </m:den>
                </m:f>
              </m:e>
            </m:d>
            <m:r>
              <w:rPr>
                <w:rFonts w:ascii="Cambria Math" w:hAnsi="Cambria Math"/>
                <w:color w:val="000000" w:themeColor="text1"/>
                <w:sz w:val="24"/>
                <w:szCs w:val="28"/>
              </w:rPr>
              <m:t>V</m:t>
            </m:r>
          </m:e>
        </m:func>
      </m:oMath>
      <w:r w:rsidRPr="00905211">
        <w:rPr>
          <w:rFonts w:hint="eastAsia"/>
          <w:color w:val="000000" w:themeColor="text1"/>
          <w:sz w:val="24"/>
          <w:szCs w:val="28"/>
        </w:rPr>
        <w:t xml:space="preserve"> </w:t>
      </w:r>
      <w:r w:rsidRPr="00905211">
        <w:rPr>
          <w:color w:val="000000" w:themeColor="text1"/>
          <w:sz w:val="24"/>
          <w:szCs w:val="28"/>
        </w:rPr>
        <w:t xml:space="preserve">    </w:t>
      </w:r>
      <w:r>
        <w:rPr>
          <w:color w:val="000000" w:themeColor="text1"/>
        </w:rPr>
        <w:t xml:space="preserve">       </w:t>
      </w:r>
      <w:r>
        <w:rPr>
          <w:rFonts w:hint="eastAsia"/>
          <w:color w:val="000000" w:themeColor="text1"/>
        </w:rPr>
        <w:t>（7）</w:t>
      </w:r>
    </w:p>
    <w:p w14:paraId="4F817AF7" w14:textId="0F6E85BF" w:rsidR="005E1D80" w:rsidRPr="00411119" w:rsidRDefault="00494474">
      <w:pPr>
        <w:ind w:firstLine="420"/>
        <w:rPr>
          <w:color w:val="000000" w:themeColor="text1"/>
        </w:rPr>
        <w:pPrChange w:id="265" w:author="tang chi" w:date="2022-07-21T09:50:00Z">
          <w:pPr/>
        </w:pPrChange>
      </w:pPr>
      <w:r>
        <w:rPr>
          <w:rFonts w:hint="eastAsia"/>
          <w:color w:val="000000" w:themeColor="text1"/>
        </w:rPr>
        <w:t>其中Q、K、V分别代表着</w:t>
      </w:r>
      <w:r w:rsidRPr="00494474">
        <w:rPr>
          <w:rFonts w:eastAsiaTheme="minorHAnsi" w:cs="Arial"/>
          <w:color w:val="000000"/>
          <w:spacing w:val="15"/>
          <w:szCs w:val="21"/>
        </w:rPr>
        <w:t>查询矩阵</w:t>
      </w:r>
      <w:r>
        <w:rPr>
          <w:rFonts w:eastAsiaTheme="minorHAnsi" w:cs="Arial" w:hint="eastAsia"/>
          <w:color w:val="000000"/>
          <w:spacing w:val="15"/>
          <w:szCs w:val="21"/>
        </w:rPr>
        <w:t>、</w:t>
      </w:r>
      <w:r w:rsidRPr="00494474">
        <w:rPr>
          <w:rFonts w:eastAsiaTheme="minorHAnsi" w:cs="Arial"/>
          <w:color w:val="000000"/>
          <w:spacing w:val="15"/>
          <w:szCs w:val="21"/>
        </w:rPr>
        <w:t>键矩阵</w:t>
      </w:r>
      <w:r>
        <w:rPr>
          <w:rFonts w:eastAsiaTheme="minorHAnsi" w:cs="Arial" w:hint="eastAsia"/>
          <w:color w:val="000000"/>
          <w:spacing w:val="15"/>
          <w:szCs w:val="21"/>
        </w:rPr>
        <w:t>、</w:t>
      </w:r>
      <w:r w:rsidRPr="00494474">
        <w:rPr>
          <w:rFonts w:eastAsiaTheme="minorHAnsi" w:cs="Arial"/>
          <w:color w:val="000000"/>
          <w:spacing w:val="15"/>
          <w:szCs w:val="21"/>
        </w:rPr>
        <w:t>值矩阵</w:t>
      </w:r>
      <w:r>
        <w:rPr>
          <w:rFonts w:hint="eastAsia"/>
          <w:color w:val="000000" w:themeColor="text1"/>
        </w:rPr>
        <w:t>。</w:t>
      </w:r>
      <w:r w:rsidR="00707DBA">
        <w:rPr>
          <w:rFonts w:hint="eastAsia"/>
          <w:color w:val="000000" w:themeColor="text1"/>
        </w:rPr>
        <w:t>这三个矩阵是由输入特征图通过卷积压缩通道数后再</w:t>
      </w:r>
      <w:r w:rsidR="006F1BEE">
        <w:rPr>
          <w:rFonts w:hint="eastAsia"/>
          <w:color w:val="000000" w:themeColor="text1"/>
        </w:rPr>
        <w:t>重塑形状而得到。</w:t>
      </w:r>
      <m:oMath>
        <m:rad>
          <m:radPr>
            <m:degHide m:val="1"/>
            <m:ctrlPr>
              <w:rPr>
                <w:rFonts w:ascii="Cambria Math" w:hAnsi="Cambria Math"/>
                <w:color w:val="000000" w:themeColor="text1"/>
              </w:rPr>
            </m:ctrlPr>
          </m:radPr>
          <m:deg/>
          <m:e>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e>
        </m:rad>
      </m:oMath>
      <w:r w:rsidR="00246DDD">
        <w:rPr>
          <w:rFonts w:hint="eastAsia"/>
          <w:color w:val="000000" w:themeColor="text1"/>
        </w:rPr>
        <w:t>代表缩放因子。</w:t>
      </w:r>
      <w:commentRangeStart w:id="266"/>
      <w:r w:rsidR="00C9680F">
        <w:rPr>
          <w:rFonts w:hint="eastAsia"/>
          <w:color w:val="000000" w:themeColor="text1"/>
        </w:rPr>
        <w:t>点乘注意力机制总体可概括为通过矩阵</w:t>
      </w:r>
      <w:proofErr w:type="gramStart"/>
      <w:r w:rsidR="00C9680F">
        <w:rPr>
          <w:rFonts w:hint="eastAsia"/>
          <w:color w:val="000000" w:themeColor="text1"/>
        </w:rPr>
        <w:t>乘法取对像素</w:t>
      </w:r>
      <w:proofErr w:type="gramEnd"/>
      <w:r w:rsidR="00C9680F">
        <w:rPr>
          <w:rFonts w:hint="eastAsia"/>
          <w:color w:val="000000" w:themeColor="text1"/>
        </w:rPr>
        <w:t>点之间</w:t>
      </w:r>
      <w:r w:rsidR="001502A0">
        <w:rPr>
          <w:rFonts w:hint="eastAsia"/>
          <w:color w:val="000000" w:themeColor="text1"/>
        </w:rPr>
        <w:t>进行</w:t>
      </w:r>
      <w:r w:rsidR="00322D55">
        <w:rPr>
          <w:rFonts w:hint="eastAsia"/>
          <w:color w:val="000000" w:themeColor="text1"/>
        </w:rPr>
        <w:t>相似性</w:t>
      </w:r>
      <w:r w:rsidR="001502A0">
        <w:rPr>
          <w:rFonts w:hint="eastAsia"/>
          <w:color w:val="000000" w:themeColor="text1"/>
        </w:rPr>
        <w:t>建模，</w:t>
      </w:r>
      <w:proofErr w:type="spellStart"/>
      <w:r w:rsidR="001502A0">
        <w:rPr>
          <w:rFonts w:hint="eastAsia"/>
          <w:color w:val="000000" w:themeColor="text1"/>
        </w:rPr>
        <w:t>softmax</w:t>
      </w:r>
      <w:proofErr w:type="spellEnd"/>
      <w:r w:rsidR="001502A0">
        <w:rPr>
          <w:rFonts w:hint="eastAsia"/>
          <w:color w:val="000000" w:themeColor="text1"/>
        </w:rPr>
        <w:t>函数</w:t>
      </w:r>
      <w:r w:rsidR="00526C24">
        <w:rPr>
          <w:rFonts w:hint="eastAsia"/>
          <w:color w:val="000000" w:themeColor="text1"/>
        </w:rPr>
        <w:t>用以激活矩阵乘积结果。</w:t>
      </w:r>
      <w:r w:rsidR="00530B57">
        <w:rPr>
          <w:rFonts w:hint="eastAsia"/>
          <w:color w:val="000000" w:themeColor="text1"/>
        </w:rPr>
        <w:t>然而由于</w:t>
      </w:r>
      <m:oMath>
        <m:r>
          <w:ins w:id="267" w:author="tang chi" w:date="2022-07-21T09:50:00Z">
            <w:rPr>
              <w:rFonts w:ascii="Cambria Math" w:hAnsi="Cambria Math"/>
              <w:color w:val="000000" w:themeColor="text1"/>
              <w:sz w:val="24"/>
              <w:szCs w:val="28"/>
            </w:rPr>
            <m:t>Q</m:t>
          </w:ins>
        </m:r>
        <m:r>
          <w:del w:id="268" w:author="tang chi" w:date="2022-07-21T09:50:00Z">
            <m:rPr>
              <m:sty m:val="bi"/>
            </m:rPr>
            <w:rPr>
              <w:rFonts w:ascii="Cambria Math" w:hAnsi="Cambria Math"/>
              <w:color w:val="000000" w:themeColor="text1"/>
            </w:rPr>
            <m:t>Q</m:t>
          </w:del>
        </m:r>
        <m: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n×</m:t>
            </m:r>
            <m:r>
              <m:rPr>
                <m:sty m:val="p"/>
              </m:rPr>
              <w:rPr>
                <w:rFonts w:ascii="Cambria Math" w:hAnsi="Cambria Math"/>
                <w:color w:val="000000" w:themeColor="text1"/>
              </w:rPr>
              <m:t>d</m:t>
            </m:r>
          </m:sup>
        </m:sSup>
        <m:r>
          <w:rPr>
            <w:rFonts w:ascii="Cambria Math" w:hAnsi="Cambria Math"/>
            <w:color w:val="000000" w:themeColor="text1"/>
          </w:rPr>
          <m:t>,</m:t>
        </m:r>
        <m:r>
          <w:ins w:id="269" w:author="tang chi" w:date="2022-07-21T09:51:00Z">
            <w:rPr>
              <w:rFonts w:ascii="Cambria Math" w:hAnsi="Cambria Math"/>
              <w:color w:val="000000" w:themeColor="text1"/>
              <w:sz w:val="24"/>
              <w:szCs w:val="28"/>
            </w:rPr>
            <m:t>K</m:t>
          </w:ins>
        </m:r>
        <m:r>
          <w:del w:id="270" w:author="tang chi" w:date="2022-07-21T09:51:00Z">
            <m:rPr>
              <m:sty m:val="b"/>
            </m:rPr>
            <w:rPr>
              <w:rFonts w:ascii="Cambria Math" w:hAnsi="Cambria Math"/>
              <w:color w:val="000000" w:themeColor="text1"/>
            </w:rPr>
            <m:t>K</m:t>
          </w:del>
        </m:r>
        <m: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hint="eastAsia"/>
                <w:color w:val="000000" w:themeColor="text1"/>
              </w:rPr>
              <m:t>m</m:t>
            </m:r>
            <m:r>
              <w:rPr>
                <w:rFonts w:ascii="Cambria Math" w:hAnsi="Cambria Math"/>
                <w:color w:val="000000" w:themeColor="text1"/>
              </w:rPr>
              <m:t>×d</m:t>
            </m:r>
          </m:sup>
        </m:sSup>
      </m:oMath>
      <w:r w:rsidR="00236D51">
        <w:rPr>
          <w:rFonts w:hint="eastAsia"/>
          <w:color w:val="000000" w:themeColor="text1"/>
        </w:rPr>
        <w:t>，</w:t>
      </w:r>
      <m:oMath>
        <m:r>
          <w:ins w:id="271" w:author="tang chi" w:date="2022-07-21T09:51:00Z">
            <w:rPr>
              <w:rFonts w:ascii="Cambria Math" w:hAnsi="Cambria Math"/>
              <w:color w:val="000000" w:themeColor="text1"/>
              <w:sz w:val="24"/>
              <w:szCs w:val="28"/>
            </w:rPr>
            <m:t>V</m:t>
          </w:ins>
        </m:r>
        <m:r>
          <w:del w:id="272" w:author="tang chi" w:date="2022-07-21T09:51:00Z">
            <w:rPr>
              <w:rFonts w:ascii="Cambria Math" w:hAnsi="Cambria Math"/>
              <w:color w:val="000000" w:themeColor="text1"/>
            </w:rPr>
            <m:t>V</m:t>
          </w:del>
        </m:r>
        <m: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m×d</m:t>
            </m:r>
          </m:sup>
        </m:sSup>
      </m:oMath>
      <w:r w:rsidR="00530B57">
        <w:rPr>
          <w:rFonts w:hint="eastAsia"/>
          <w:color w:val="000000" w:themeColor="text1"/>
        </w:rPr>
        <w:t>其中</w:t>
      </w:r>
      <m:oMath>
        <m:r>
          <w:rPr>
            <w:rFonts w:ascii="Cambria Math" w:hAnsi="Cambria Math"/>
            <w:color w:val="000000" w:themeColor="text1"/>
          </w:rPr>
          <m:t>n=W×H</m:t>
        </m:r>
      </m:oMath>
      <w:r w:rsidR="00236D51">
        <w:rPr>
          <w:rFonts w:hint="eastAsia"/>
          <w:color w:val="000000" w:themeColor="text1"/>
        </w:rPr>
        <w:t>，W、H分别代表特征图的宽、高。C为特征图的通道数。</w:t>
      </w:r>
      <w:commentRangeEnd w:id="266"/>
      <w:r w:rsidR="00860829">
        <w:rPr>
          <w:rStyle w:val="ad"/>
        </w:rPr>
        <w:commentReference w:id="266"/>
      </w:r>
      <w:r w:rsidR="00236D51">
        <w:rPr>
          <w:rFonts w:hint="eastAsia"/>
          <w:color w:val="000000" w:themeColor="text1"/>
        </w:rPr>
        <w:t>压缩点乘注意力机制的复杂度为</w:t>
      </w:r>
      <m:oMath>
        <m:r>
          <m:rPr>
            <m:scr m:val="script"/>
          </m:rPr>
          <w:rPr>
            <w:rFonts w:ascii="Cambria Math" w:hAnsi="Cambria Math"/>
            <w:color w:val="000000" w:themeColor="text1"/>
          </w:rPr>
          <m:t>O</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n</m:t>
                </m:r>
              </m:e>
              <m:sup>
                <m:r>
                  <w:rPr>
                    <w:rFonts w:ascii="Cambria Math" w:hAnsi="Cambria Math"/>
                    <w:color w:val="000000" w:themeColor="text1"/>
                  </w:rPr>
                  <m:t>2</m:t>
                </m:r>
              </m:sup>
            </m:sSup>
          </m:e>
        </m:d>
      </m:oMath>
      <w:r w:rsidR="00236D51">
        <w:rPr>
          <w:rFonts w:hint="eastAsia"/>
          <w:color w:val="000000" w:themeColor="text1"/>
        </w:rPr>
        <w:t>，这样就使得</w:t>
      </w:r>
      <w:r w:rsidR="00795526">
        <w:rPr>
          <w:rFonts w:hint="eastAsia"/>
          <w:color w:val="000000" w:themeColor="text1"/>
        </w:rPr>
        <w:t>S</w:t>
      </w:r>
      <w:r w:rsidR="00795526">
        <w:rPr>
          <w:color w:val="000000" w:themeColor="text1"/>
        </w:rPr>
        <w:t>DA</w:t>
      </w:r>
      <w:r w:rsidR="00236D51">
        <w:rPr>
          <w:rFonts w:hint="eastAsia"/>
          <w:color w:val="000000" w:themeColor="text1"/>
        </w:rPr>
        <w:t>受到了</w:t>
      </w:r>
      <w:r w:rsidR="00795526">
        <w:rPr>
          <w:rFonts w:hint="eastAsia"/>
          <w:color w:val="000000" w:themeColor="text1"/>
        </w:rPr>
        <w:t>图像分辨率的</w:t>
      </w:r>
      <w:r w:rsidR="00236D51">
        <w:rPr>
          <w:rFonts w:hint="eastAsia"/>
          <w:color w:val="000000" w:themeColor="text1"/>
        </w:rPr>
        <w:t>限制。</w:t>
      </w:r>
      <w:r w:rsidR="00795526">
        <w:rPr>
          <w:rFonts w:hint="eastAsia"/>
          <w:color w:val="000000" w:themeColor="text1"/>
        </w:rPr>
        <w:t>而且</w:t>
      </w:r>
      <w:r w:rsidR="00795526">
        <w:rPr>
          <w:color w:val="000000" w:themeColor="text1"/>
        </w:rPr>
        <w:t>CT</w:t>
      </w:r>
      <w:r w:rsidR="00795526">
        <w:rPr>
          <w:rFonts w:hint="eastAsia"/>
          <w:color w:val="000000" w:themeColor="text1"/>
        </w:rPr>
        <w:t>图像的分辨率通常都比较大，如果直接</w:t>
      </w:r>
      <w:r w:rsidR="003D6DC8">
        <w:rPr>
          <w:rFonts w:hint="eastAsia"/>
          <w:color w:val="000000" w:themeColor="text1"/>
        </w:rPr>
        <w:t>使用</w:t>
      </w:r>
      <w:r w:rsidR="00795526">
        <w:rPr>
          <w:rFonts w:hint="eastAsia"/>
          <w:color w:val="000000" w:themeColor="text1"/>
        </w:rPr>
        <w:t>S</w:t>
      </w:r>
      <w:r w:rsidR="00795526">
        <w:rPr>
          <w:color w:val="000000" w:themeColor="text1"/>
        </w:rPr>
        <w:t>DA</w:t>
      </w:r>
      <w:r w:rsidR="00795526">
        <w:rPr>
          <w:rFonts w:hint="eastAsia"/>
          <w:color w:val="000000" w:themeColor="text1"/>
        </w:rPr>
        <w:t>，则将超出计算机的计算能力。如果通过缩放C</w:t>
      </w:r>
      <w:r w:rsidR="00795526">
        <w:rPr>
          <w:color w:val="000000" w:themeColor="text1"/>
        </w:rPr>
        <w:t>T</w:t>
      </w:r>
      <w:r w:rsidR="00795526">
        <w:rPr>
          <w:rFonts w:hint="eastAsia"/>
          <w:color w:val="000000" w:themeColor="text1"/>
        </w:rPr>
        <w:t>图像的分辨率，则会使图像丢失</w:t>
      </w:r>
      <w:r w:rsidR="003D6DC8">
        <w:rPr>
          <w:rFonts w:hint="eastAsia"/>
          <w:color w:val="000000" w:themeColor="text1"/>
        </w:rPr>
        <w:t>许多细节信</w:t>
      </w:r>
      <w:r w:rsidR="003D6DC8" w:rsidRPr="00411119">
        <w:rPr>
          <w:rFonts w:hint="eastAsia"/>
          <w:color w:val="000000" w:themeColor="text1"/>
        </w:rPr>
        <w:t>息。</w:t>
      </w:r>
    </w:p>
    <w:p w14:paraId="081FACED" w14:textId="77777777" w:rsidR="0059060E" w:rsidRDefault="005E1D80" w:rsidP="005563D9">
      <w:pPr>
        <w:rPr>
          <w:ins w:id="273" w:author="tang chi" w:date="2022-08-07T22:27:00Z"/>
          <w:color w:val="000000" w:themeColor="text1"/>
        </w:rPr>
      </w:pPr>
      <w:r w:rsidRPr="00411119">
        <w:rPr>
          <w:rFonts w:hint="eastAsia"/>
          <w:color w:val="000000" w:themeColor="text1"/>
        </w:rPr>
        <w:t>基于</w:t>
      </w:r>
      <w:r w:rsidRPr="00411119">
        <w:rPr>
          <w:color w:val="000000" w:themeColor="text1"/>
        </w:rPr>
        <w:t>SDA</w:t>
      </w:r>
      <w:r w:rsidRPr="00411119">
        <w:rPr>
          <w:rFonts w:hint="eastAsia"/>
          <w:color w:val="000000" w:themeColor="text1"/>
        </w:rPr>
        <w:t>的限制，我们提出一种空间线性注意力机制模块。该模块的复杂度由</w:t>
      </w:r>
      <m:oMath>
        <m:r>
          <m:rPr>
            <m:scr m:val="script"/>
          </m:rPr>
          <w:rPr>
            <w:rFonts w:ascii="Cambria Math" w:hAnsi="Cambria Math"/>
            <w:color w:val="000000" w:themeColor="text1"/>
          </w:rPr>
          <m:t>O</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n</m:t>
                </m:r>
              </m:e>
              <m:sup>
                <m:r>
                  <w:rPr>
                    <w:rFonts w:ascii="Cambria Math" w:hAnsi="Cambria Math"/>
                    <w:color w:val="000000" w:themeColor="text1"/>
                  </w:rPr>
                  <m:t>2</m:t>
                </m:r>
              </m:sup>
            </m:sSup>
          </m:e>
        </m:d>
      </m:oMath>
      <w:r w:rsidRPr="00411119">
        <w:rPr>
          <w:rFonts w:hint="eastAsia"/>
          <w:color w:val="000000" w:themeColor="text1"/>
        </w:rPr>
        <w:t>降为</w:t>
      </w:r>
      <m:oMath>
        <m:r>
          <m:rPr>
            <m:scr m:val="script"/>
          </m:rPr>
          <w:rPr>
            <w:rFonts w:ascii="Cambria Math" w:hAnsi="Cambria Math"/>
            <w:color w:val="000000" w:themeColor="text1"/>
          </w:rPr>
          <m:t>O</m:t>
        </m:r>
        <m:d>
          <m:dPr>
            <m:ctrlPr>
              <w:rPr>
                <w:rFonts w:ascii="Cambria Math" w:hAnsi="Cambria Math"/>
                <w:color w:val="000000" w:themeColor="text1"/>
              </w:rPr>
            </m:ctrlPr>
          </m:dPr>
          <m:e>
            <m:r>
              <w:rPr>
                <w:rFonts w:ascii="Cambria Math" w:hAnsi="Cambria Math" w:hint="eastAsia"/>
                <w:color w:val="000000" w:themeColor="text1"/>
              </w:rPr>
              <m:t>n</m:t>
            </m:r>
          </m:e>
        </m:d>
      </m:oMath>
      <w:r w:rsidRPr="00411119">
        <w:rPr>
          <w:rFonts w:hint="eastAsia"/>
          <w:color w:val="000000" w:themeColor="text1"/>
        </w:rPr>
        <w:t>，这就使得模块可以灵活地应用到</w:t>
      </w:r>
      <w:r w:rsidR="000F71FC" w:rsidRPr="00411119">
        <w:rPr>
          <w:rFonts w:hint="eastAsia"/>
          <w:color w:val="000000" w:themeColor="text1"/>
        </w:rPr>
        <w:t>分割网络中。我们先将公式7等价地改写为公式8，</w:t>
      </w:r>
    </w:p>
    <w:p w14:paraId="5D774BFF" w14:textId="655077D5" w:rsidR="000F71FC" w:rsidRPr="00411119" w:rsidRDefault="000F71FC" w:rsidP="005563D9">
      <w:pPr>
        <w:rPr>
          <w:color w:val="000000" w:themeColor="text1"/>
        </w:rPr>
      </w:pPr>
      <w:r w:rsidRPr="00411119">
        <w:rPr>
          <w:rFonts w:hint="eastAsia"/>
          <w:color w:val="000000" w:themeColor="text1"/>
        </w:rPr>
        <w:t>因为P</w:t>
      </w:r>
      <w:r w:rsidRPr="00411119">
        <w:rPr>
          <w:color w:val="000000" w:themeColor="text1"/>
        </w:rPr>
        <w:t>LAM</w:t>
      </w:r>
      <w:r w:rsidRPr="00411119">
        <w:rPr>
          <w:rFonts w:hint="eastAsia"/>
          <w:color w:val="000000" w:themeColor="text1"/>
        </w:rPr>
        <w:t>没有使用缩放因子，故公式8中去掉了</w:t>
      </w:r>
      <m:oMath>
        <m:rad>
          <m:radPr>
            <m:degHide m:val="1"/>
            <m:ctrlPr>
              <w:rPr>
                <w:rFonts w:ascii="Cambria Math" w:hAnsi="Cambria Math"/>
                <w:color w:val="000000" w:themeColor="text1"/>
              </w:rPr>
            </m:ctrlPr>
          </m:radPr>
          <m:deg/>
          <m:e>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e>
        </m:rad>
      </m:oMath>
      <w:r w:rsidRPr="00411119">
        <w:rPr>
          <w:rFonts w:hint="eastAsia"/>
          <w:color w:val="000000" w:themeColor="text1"/>
        </w:rPr>
        <w:t>。</w:t>
      </w:r>
    </w:p>
    <w:p w14:paraId="1998264C" w14:textId="03097FB5" w:rsidR="000F71FC" w:rsidRPr="00411119" w:rsidRDefault="00411119" w:rsidP="00905211">
      <w:pPr>
        <w:ind w:left="1680" w:firstLine="420"/>
        <w:rPr>
          <w:color w:val="000000" w:themeColor="text1"/>
        </w:rPr>
      </w:pPr>
      <m:oMath>
        <m:r>
          <m:rPr>
            <m:sty m:val="p"/>
          </m:rPr>
          <w:rPr>
            <w:rFonts w:ascii="Cambria Math" w:hAnsi="Cambria Math"/>
            <w:color w:val="000000" w:themeColor="text1"/>
            <w:sz w:val="24"/>
            <w:szCs w:val="24"/>
          </w:rPr>
          <m:t>Attention</m:t>
        </m:r>
        <m:r>
          <w:rPr>
            <w:rFonts w:ascii="Cambria Math" w:hAnsi="Cambria Math"/>
            <w:color w:val="000000" w:themeColor="text1"/>
            <w:sz w:val="24"/>
            <w:szCs w:val="24"/>
          </w:rPr>
          <m:t>⁡(Q,K,V</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i</m:t>
            </m:r>
          </m:sub>
        </m:sSub>
        <m:r>
          <w:rPr>
            <w:rFonts w:ascii="Cambria Math" w:hAnsi="Cambria Math"/>
            <w:color w:val="000000" w:themeColor="text1"/>
            <w:sz w:val="24"/>
            <w:szCs w:val="24"/>
          </w:rPr>
          <m:t>=</m:t>
        </m:r>
        <m:f>
          <m:fPr>
            <m:ctrlPr>
              <w:rPr>
                <w:rFonts w:ascii="Cambria Math" w:hAnsi="Cambria Math"/>
                <w:color w:val="000000" w:themeColor="text1"/>
                <w:sz w:val="24"/>
                <w:szCs w:val="24"/>
              </w:rPr>
            </m:ctrlPr>
          </m:fPr>
          <m:num>
            <m:nary>
              <m:naryPr>
                <m:chr m:val="∑"/>
                <m:limLoc m:val="undOvr"/>
                <m:grow m:val="1"/>
                <m:ctrlPr>
                  <w:rPr>
                    <w:rFonts w:ascii="Cambria Math" w:hAnsi="Cambria Math"/>
                    <w:color w:val="000000" w:themeColor="text1"/>
                    <w:sz w:val="24"/>
                    <w:szCs w:val="24"/>
                  </w:rPr>
                </m:ctrlPr>
              </m:naryPr>
              <m:sub>
                <m:r>
                  <w:rPr>
                    <w:rFonts w:ascii="Cambria Math" w:hAnsi="Cambria Math"/>
                    <w:color w:val="000000" w:themeColor="text1"/>
                    <w:sz w:val="24"/>
                    <w:szCs w:val="24"/>
                  </w:rPr>
                  <m:t>j=1</m:t>
                </m:r>
              </m:sub>
              <m:sup>
                <m:r>
                  <w:rPr>
                    <w:rFonts w:ascii="Cambria Math" w:hAnsi="Cambria Math"/>
                    <w:color w:val="000000" w:themeColor="text1"/>
                    <w:sz w:val="24"/>
                    <w:szCs w:val="24"/>
                  </w:rPr>
                  <m:t>n</m:t>
                </m:r>
              </m:sup>
              <m:e>
                <m:r>
                  <w:rPr>
                    <w:rFonts w:ascii="Cambria Math" w:hAnsi="Cambria Math"/>
                    <w:color w:val="000000" w:themeColor="text1"/>
                    <w:sz w:val="24"/>
                    <w:szCs w:val="24"/>
                  </w:rPr>
                  <m:t> </m:t>
                </m:r>
              </m:e>
            </m:nary>
            <m:sSup>
              <m:sSupPr>
                <m:ctrlPr>
                  <w:rPr>
                    <w:rFonts w:ascii="Cambria Math" w:hAnsi="Cambria Math"/>
                    <w:color w:val="000000" w:themeColor="text1"/>
                    <w:sz w:val="24"/>
                    <w:szCs w:val="24"/>
                  </w:rPr>
                </m:ctrlPr>
              </m:sSupPr>
              <m:e>
                <m:r>
                  <w:rPr>
                    <w:rFonts w:ascii="Cambria Math" w:hAnsi="Cambria Math"/>
                    <w:color w:val="000000" w:themeColor="text1"/>
                    <w:sz w:val="24"/>
                    <w:szCs w:val="24"/>
                  </w:rPr>
                  <m:t>e</m:t>
                </m:r>
              </m:e>
              <m:sup>
                <m:sSubSup>
                  <m:sSubSupPr>
                    <m:ctrlPr>
                      <w:rPr>
                        <w:rFonts w:ascii="Cambria Math" w:hAnsi="Cambria Math"/>
                        <w:color w:val="000000" w:themeColor="text1"/>
                        <w:sz w:val="24"/>
                        <w:szCs w:val="24"/>
                      </w:rPr>
                    </m:ctrlPr>
                  </m:sSubSupPr>
                  <m:e>
                    <m:r>
                      <w:rPr>
                        <w:rFonts w:ascii="Cambria Math" w:hAnsi="Cambria Math"/>
                        <w:color w:val="000000" w:themeColor="text1"/>
                        <w:sz w:val="24"/>
                        <w:szCs w:val="24"/>
                      </w:rPr>
                      <m:t>q</m:t>
                    </m:r>
                  </m:e>
                  <m:sub>
                    <m:r>
                      <w:rPr>
                        <w:rFonts w:ascii="Cambria Math" w:hAnsi="Cambria Math"/>
                        <w:color w:val="000000" w:themeColor="text1"/>
                        <w:sz w:val="24"/>
                        <w:szCs w:val="24"/>
                      </w:rPr>
                      <m:t>i</m:t>
                    </m:r>
                  </m:sub>
                  <m:sup>
                    <m:r>
                      <m:rPr>
                        <m:sty m:val="p"/>
                      </m:rPr>
                      <w:rPr>
                        <w:rFonts w:ascii="Cambria Math" w:hAnsi="Cambria Math"/>
                        <w:color w:val="000000" w:themeColor="text1"/>
                        <w:sz w:val="24"/>
                        <w:szCs w:val="24"/>
                      </w:rPr>
                      <m:t>⊤</m:t>
                    </m:r>
                  </m:sup>
                </m:sSubSup>
                <m:sSub>
                  <m:sSubPr>
                    <m:ctrlPr>
                      <w:rPr>
                        <w:rFonts w:ascii="Cambria Math" w:hAnsi="Cambria Math"/>
                        <w:color w:val="000000" w:themeColor="text1"/>
                        <w:sz w:val="24"/>
                        <w:szCs w:val="24"/>
                      </w:rPr>
                    </m:ctrlPr>
                  </m:sSubPr>
                  <m:e>
                    <m:r>
                      <w:rPr>
                        <w:rFonts w:ascii="Cambria Math" w:hAnsi="Cambria Math"/>
                        <w:color w:val="000000" w:themeColor="text1"/>
                        <w:sz w:val="24"/>
                        <w:szCs w:val="24"/>
                      </w:rPr>
                      <m:t>k</m:t>
                    </m:r>
                  </m:e>
                  <m:sub>
                    <m:r>
                      <w:rPr>
                        <w:rFonts w:ascii="Cambria Math" w:hAnsi="Cambria Math"/>
                        <w:color w:val="000000" w:themeColor="text1"/>
                        <w:sz w:val="24"/>
                        <w:szCs w:val="24"/>
                      </w:rPr>
                      <m:t>j</m:t>
                    </m:r>
                  </m:sub>
                </m:sSub>
              </m:sup>
            </m:sSup>
            <m:sSub>
              <m:sSubPr>
                <m:ctrlPr>
                  <w:rPr>
                    <w:rFonts w:ascii="Cambria Math" w:hAnsi="Cambria Math"/>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j</m:t>
                </m:r>
              </m:sub>
            </m:sSub>
          </m:num>
          <m:den>
            <m:nary>
              <m:naryPr>
                <m:chr m:val="∑"/>
                <m:limLoc m:val="undOvr"/>
                <m:grow m:val="1"/>
                <m:ctrlPr>
                  <w:rPr>
                    <w:rFonts w:ascii="Cambria Math" w:hAnsi="Cambria Math"/>
                    <w:color w:val="000000" w:themeColor="text1"/>
                    <w:sz w:val="24"/>
                    <w:szCs w:val="24"/>
                  </w:rPr>
                </m:ctrlPr>
              </m:naryPr>
              <m:sub>
                <m:r>
                  <w:rPr>
                    <w:rFonts w:ascii="Cambria Math" w:hAnsi="Cambria Math"/>
                    <w:color w:val="000000" w:themeColor="text1"/>
                    <w:sz w:val="24"/>
                    <w:szCs w:val="24"/>
                  </w:rPr>
                  <m:t>j=1</m:t>
                </m:r>
              </m:sub>
              <m:sup>
                <m:r>
                  <w:rPr>
                    <w:rFonts w:ascii="Cambria Math" w:hAnsi="Cambria Math"/>
                    <w:color w:val="000000" w:themeColor="text1"/>
                    <w:sz w:val="24"/>
                    <w:szCs w:val="24"/>
                  </w:rPr>
                  <m:t>n</m:t>
                </m:r>
              </m:sup>
              <m:e>
                <m:r>
                  <w:rPr>
                    <w:rFonts w:ascii="Cambria Math" w:hAnsi="Cambria Math"/>
                    <w:color w:val="000000" w:themeColor="text1"/>
                    <w:sz w:val="24"/>
                    <w:szCs w:val="24"/>
                  </w:rPr>
                  <m:t> </m:t>
                </m:r>
              </m:e>
            </m:nary>
            <m:sSup>
              <m:sSupPr>
                <m:ctrlPr>
                  <w:rPr>
                    <w:rFonts w:ascii="Cambria Math" w:hAnsi="Cambria Math"/>
                    <w:color w:val="000000" w:themeColor="text1"/>
                    <w:sz w:val="24"/>
                    <w:szCs w:val="24"/>
                  </w:rPr>
                </m:ctrlPr>
              </m:sSupPr>
              <m:e>
                <m:r>
                  <w:rPr>
                    <w:rFonts w:ascii="Cambria Math" w:hAnsi="Cambria Math"/>
                    <w:color w:val="000000" w:themeColor="text1"/>
                    <w:sz w:val="24"/>
                    <w:szCs w:val="24"/>
                  </w:rPr>
                  <m:t>e</m:t>
                </m:r>
              </m:e>
              <m:sup>
                <m:sSubSup>
                  <m:sSubSupPr>
                    <m:ctrlPr>
                      <w:rPr>
                        <w:rFonts w:ascii="Cambria Math" w:hAnsi="Cambria Math"/>
                        <w:color w:val="000000" w:themeColor="text1"/>
                        <w:sz w:val="24"/>
                        <w:szCs w:val="24"/>
                      </w:rPr>
                    </m:ctrlPr>
                  </m:sSubSupPr>
                  <m:e>
                    <m:r>
                      <w:rPr>
                        <w:rFonts w:ascii="Cambria Math" w:hAnsi="Cambria Math"/>
                        <w:color w:val="000000" w:themeColor="text1"/>
                        <w:sz w:val="24"/>
                        <w:szCs w:val="24"/>
                      </w:rPr>
                      <m:t>q</m:t>
                    </m:r>
                  </m:e>
                  <m:sub>
                    <m:r>
                      <w:rPr>
                        <w:rFonts w:ascii="Cambria Math" w:hAnsi="Cambria Math"/>
                        <w:color w:val="000000" w:themeColor="text1"/>
                        <w:sz w:val="24"/>
                        <w:szCs w:val="24"/>
                      </w:rPr>
                      <m:t>i</m:t>
                    </m:r>
                  </m:sub>
                  <m:sup>
                    <m:r>
                      <m:rPr>
                        <m:sty m:val="p"/>
                      </m:rPr>
                      <w:rPr>
                        <w:rFonts w:ascii="Cambria Math" w:hAnsi="Cambria Math"/>
                        <w:color w:val="000000" w:themeColor="text1"/>
                        <w:sz w:val="24"/>
                        <w:szCs w:val="24"/>
                      </w:rPr>
                      <m:t>⊤</m:t>
                    </m:r>
                  </m:sup>
                </m:sSubSup>
                <m:sSub>
                  <m:sSubPr>
                    <m:ctrlPr>
                      <w:rPr>
                        <w:rFonts w:ascii="Cambria Math" w:hAnsi="Cambria Math"/>
                        <w:color w:val="000000" w:themeColor="text1"/>
                        <w:sz w:val="24"/>
                        <w:szCs w:val="24"/>
                      </w:rPr>
                    </m:ctrlPr>
                  </m:sSubPr>
                  <m:e>
                    <m:r>
                      <w:rPr>
                        <w:rFonts w:ascii="Cambria Math" w:hAnsi="Cambria Math"/>
                        <w:color w:val="000000" w:themeColor="text1"/>
                        <w:sz w:val="24"/>
                        <w:szCs w:val="24"/>
                      </w:rPr>
                      <m:t>k</m:t>
                    </m:r>
                  </m:e>
                  <m:sub>
                    <m:r>
                      <w:rPr>
                        <w:rFonts w:ascii="Cambria Math" w:hAnsi="Cambria Math"/>
                        <w:color w:val="000000" w:themeColor="text1"/>
                        <w:sz w:val="24"/>
                        <w:szCs w:val="24"/>
                      </w:rPr>
                      <m:t>j</m:t>
                    </m:r>
                  </m:sub>
                </m:sSub>
              </m:sup>
            </m:sSup>
          </m:den>
        </m:f>
      </m:oMath>
      <w:r w:rsidR="00905211" w:rsidRPr="00411119">
        <w:rPr>
          <w:rFonts w:hint="eastAsia"/>
          <w:color w:val="000000" w:themeColor="text1"/>
        </w:rPr>
        <w:t xml:space="preserve"> </w:t>
      </w:r>
      <w:r w:rsidR="00905211" w:rsidRPr="00411119">
        <w:rPr>
          <w:color w:val="000000" w:themeColor="text1"/>
        </w:rPr>
        <w:t xml:space="preserve">                          </w:t>
      </w:r>
      <w:r w:rsidR="00905211" w:rsidRPr="00411119">
        <w:rPr>
          <w:rFonts w:hint="eastAsia"/>
          <w:color w:val="000000" w:themeColor="text1"/>
        </w:rPr>
        <w:t>（8）</w:t>
      </w:r>
    </w:p>
    <w:p w14:paraId="78755A7A" w14:textId="2E9CD602" w:rsidR="00905211" w:rsidRPr="00411119" w:rsidRDefault="00905211" w:rsidP="00905211">
      <w:pPr>
        <w:rPr>
          <w:color w:val="000000" w:themeColor="text1"/>
          <w:szCs w:val="21"/>
        </w:rPr>
      </w:pPr>
      <w:r w:rsidRPr="00411119">
        <w:rPr>
          <w:rFonts w:hint="eastAsia"/>
          <w:color w:val="000000" w:themeColor="text1"/>
        </w:rPr>
        <w:t>其中</w:t>
      </w:r>
      <m:oMath>
        <m:sSup>
          <m:sSupPr>
            <m:ctrlPr>
              <w:rPr>
                <w:rFonts w:ascii="Cambria Math" w:hAnsi="Cambria Math"/>
                <w:color w:val="000000" w:themeColor="text1"/>
              </w:rPr>
            </m:ctrlPr>
          </m:sSupPr>
          <m:e>
            <m:r>
              <w:rPr>
                <w:rFonts w:ascii="Cambria Math" w:hAnsi="Cambria Math"/>
                <w:color w:val="000000" w:themeColor="text1"/>
              </w:rPr>
              <m:t>e</m:t>
            </m:r>
          </m:e>
          <m:sup>
            <m:sSubSup>
              <m:sSubSupPr>
                <m:ctrlPr>
                  <w:rPr>
                    <w:rFonts w:ascii="Cambria Math" w:hAnsi="Cambria Math"/>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m:rPr>
                    <m:sty m:val="p"/>
                  </m:rPr>
                  <w:rPr>
                    <w:rFonts w:ascii="Cambria Math" w:hAnsi="Cambria Math"/>
                    <w:color w:val="000000" w:themeColor="text1"/>
                  </w:rPr>
                  <m:t>⊤</m:t>
                </m:r>
              </m:sup>
            </m:sSubSup>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j</m:t>
                </m:r>
              </m:sub>
            </m:sSub>
          </m:sup>
        </m:sSup>
      </m:oMath>
      <w:r w:rsidR="00CC77F3" w:rsidRPr="00411119">
        <w:rPr>
          <w:rFonts w:hint="eastAsia"/>
          <w:color w:val="000000" w:themeColor="text1"/>
        </w:rPr>
        <w:t>本质是对</w:t>
      </w:r>
      <m:oMath>
        <m:sSub>
          <m:sSubPr>
            <m:ctrlPr>
              <w:rPr>
                <w:rFonts w:ascii="Cambria Math" w:hAnsi="Cambria Math"/>
                <w:color w:val="000000" w:themeColor="text1"/>
                <w:szCs w:val="21"/>
              </w:rPr>
            </m:ctrlPr>
          </m:sSubPr>
          <m:e>
            <m:r>
              <w:rPr>
                <w:rFonts w:ascii="Cambria Math" w:hAnsi="Cambria Math"/>
                <w:color w:val="000000" w:themeColor="text1"/>
                <w:szCs w:val="21"/>
              </w:rPr>
              <m:t>v</m:t>
            </m:r>
          </m:e>
          <m:sub>
            <m:r>
              <w:rPr>
                <w:rFonts w:ascii="Cambria Math" w:hAnsi="Cambria Math"/>
                <w:color w:val="000000" w:themeColor="text1"/>
                <w:szCs w:val="21"/>
              </w:rPr>
              <m:t>j</m:t>
            </m:r>
          </m:sub>
        </m:sSub>
      </m:oMath>
      <w:r w:rsidR="00CC77F3" w:rsidRPr="00411119">
        <w:rPr>
          <w:rFonts w:hint="eastAsia"/>
          <w:color w:val="000000" w:themeColor="text1"/>
          <w:szCs w:val="21"/>
        </w:rPr>
        <w:t>做</w:t>
      </w:r>
      <w:r w:rsidR="00563438" w:rsidRPr="00411119">
        <w:rPr>
          <w:rFonts w:hint="eastAsia"/>
          <w:color w:val="000000" w:themeColor="text1"/>
          <w:szCs w:val="21"/>
        </w:rPr>
        <w:t>加权平均，所以公式8可推广为一般形式</w:t>
      </w:r>
      <w:r w:rsidR="009C14BE" w:rsidRPr="00411119">
        <w:rPr>
          <w:rFonts w:hint="eastAsia"/>
          <w:color w:val="000000" w:themeColor="text1"/>
          <w:szCs w:val="21"/>
        </w:rPr>
        <w:t>，将</w:t>
      </w:r>
      <w:proofErr w:type="spellStart"/>
      <w:r w:rsidR="009C14BE" w:rsidRPr="00411119">
        <w:rPr>
          <w:rFonts w:hint="eastAsia"/>
          <w:color w:val="000000" w:themeColor="text1"/>
          <w:szCs w:val="21"/>
        </w:rPr>
        <w:t>softmax</w:t>
      </w:r>
      <w:proofErr w:type="spellEnd"/>
      <w:r w:rsidR="009C14BE" w:rsidRPr="00411119">
        <w:rPr>
          <w:rFonts w:hint="eastAsia"/>
          <w:color w:val="000000" w:themeColor="text1"/>
          <w:szCs w:val="21"/>
        </w:rPr>
        <w:t>函数换为一般函数如公式</w:t>
      </w:r>
      <w:r w:rsidR="009C14BE" w:rsidRPr="00411119">
        <w:rPr>
          <w:color w:val="000000" w:themeColor="text1"/>
          <w:szCs w:val="21"/>
        </w:rPr>
        <w:t>9</w:t>
      </w:r>
      <w:r w:rsidR="009C14BE" w:rsidRPr="00411119">
        <w:rPr>
          <w:rFonts w:hint="eastAsia"/>
          <w:color w:val="000000" w:themeColor="text1"/>
          <w:szCs w:val="21"/>
        </w:rPr>
        <w:t>所示：</w:t>
      </w:r>
    </w:p>
    <w:p w14:paraId="64E279B8" w14:textId="118B779B" w:rsidR="00563438" w:rsidRPr="00411119" w:rsidRDefault="00563438" w:rsidP="00905211">
      <w:pPr>
        <w:rPr>
          <w:color w:val="000000" w:themeColor="text1"/>
          <w:sz w:val="24"/>
          <w:szCs w:val="24"/>
        </w:rPr>
      </w:pPr>
      <w:r w:rsidRPr="00411119">
        <w:rPr>
          <w:color w:val="000000" w:themeColor="text1"/>
          <w:szCs w:val="21"/>
        </w:rPr>
        <w:tab/>
      </w:r>
      <w:r w:rsidRPr="00411119">
        <w:rPr>
          <w:color w:val="000000" w:themeColor="text1"/>
          <w:szCs w:val="21"/>
        </w:rPr>
        <w:tab/>
      </w:r>
      <w:r w:rsidRPr="00411119">
        <w:rPr>
          <w:color w:val="000000" w:themeColor="text1"/>
          <w:szCs w:val="21"/>
        </w:rPr>
        <w:tab/>
      </w:r>
      <w:r w:rsidRPr="00411119">
        <w:rPr>
          <w:color w:val="000000" w:themeColor="text1"/>
          <w:szCs w:val="21"/>
        </w:rPr>
        <w:tab/>
      </w:r>
      <w:r w:rsidRPr="00411119">
        <w:rPr>
          <w:color w:val="000000" w:themeColor="text1"/>
          <w:szCs w:val="21"/>
        </w:rPr>
        <w:tab/>
      </w:r>
      <m:oMath>
        <m:r>
          <m:rPr>
            <m:sty m:val="p"/>
          </m:rPr>
          <w:rPr>
            <w:rFonts w:ascii="Cambria Math" w:hAnsi="Cambria Math"/>
            <w:color w:val="000000" w:themeColor="text1"/>
            <w:sz w:val="24"/>
            <w:szCs w:val="24"/>
          </w:rPr>
          <m:t>Attention</m:t>
        </m:r>
        <m:r>
          <w:rPr>
            <w:rFonts w:ascii="Cambria Math" w:hAnsi="Cambria Math"/>
            <w:color w:val="000000" w:themeColor="text1"/>
            <w:sz w:val="24"/>
            <w:szCs w:val="24"/>
          </w:rPr>
          <m:t>⁡(Q,K,V</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i</m:t>
            </m:r>
          </m:sub>
        </m:sSub>
        <m:r>
          <w:rPr>
            <w:rFonts w:ascii="Cambria Math" w:hAnsi="Cambria Math"/>
            <w:color w:val="000000" w:themeColor="text1"/>
            <w:sz w:val="24"/>
            <w:szCs w:val="24"/>
          </w:rPr>
          <m:t>=</m:t>
        </m:r>
        <m:f>
          <m:fPr>
            <m:ctrlPr>
              <w:rPr>
                <w:rFonts w:ascii="Cambria Math" w:hAnsi="Cambria Math"/>
                <w:color w:val="000000" w:themeColor="text1"/>
                <w:sz w:val="24"/>
                <w:szCs w:val="24"/>
              </w:rPr>
            </m:ctrlPr>
          </m:fPr>
          <m:num>
            <m:nary>
              <m:naryPr>
                <m:chr m:val="∑"/>
                <m:limLoc m:val="undOvr"/>
                <m:grow m:val="1"/>
                <m:ctrlPr>
                  <w:rPr>
                    <w:rFonts w:ascii="Cambria Math" w:hAnsi="Cambria Math"/>
                    <w:color w:val="000000" w:themeColor="text1"/>
                    <w:sz w:val="24"/>
                    <w:szCs w:val="24"/>
                  </w:rPr>
                </m:ctrlPr>
              </m:naryPr>
              <m:sub>
                <m:r>
                  <w:rPr>
                    <w:rFonts w:ascii="Cambria Math" w:hAnsi="Cambria Math"/>
                    <w:color w:val="000000" w:themeColor="text1"/>
                    <w:sz w:val="24"/>
                    <w:szCs w:val="24"/>
                  </w:rPr>
                  <m:t>j=1</m:t>
                </m:r>
              </m:sub>
              <m:sup>
                <m:r>
                  <w:rPr>
                    <w:rFonts w:ascii="Cambria Math" w:hAnsi="Cambria Math"/>
                    <w:color w:val="000000" w:themeColor="text1"/>
                    <w:sz w:val="24"/>
                    <w:szCs w:val="24"/>
                  </w:rPr>
                  <m:t>n</m:t>
                </m:r>
              </m:sup>
              <m:e>
                <m:r>
                  <w:rPr>
                    <w:rFonts w:ascii="Cambria Math" w:hAnsi="Cambria Math"/>
                    <w:color w:val="000000" w:themeColor="text1"/>
                    <w:sz w:val="24"/>
                    <w:szCs w:val="24"/>
                  </w:rPr>
                  <m:t> </m:t>
                </m:r>
              </m:e>
            </m:nary>
            <m:r>
              <m:rPr>
                <m:sty m:val="p"/>
              </m:rPr>
              <w:rPr>
                <w:rFonts w:ascii="Cambria Math" w:hAnsi="Cambria Math"/>
                <w:color w:val="000000" w:themeColor="text1"/>
                <w:sz w:val="24"/>
                <w:szCs w:val="24"/>
              </w:rPr>
              <m:t>sim</m:t>
            </m:r>
            <m:r>
              <w:rPr>
                <w:rFonts w:ascii="Cambria Math" w:hAnsi="Cambria Math"/>
                <w:color w:val="000000" w:themeColor="text1"/>
                <w:sz w:val="24"/>
                <w:szCs w:val="24"/>
              </w:rPr>
              <m:t>⁡</m:t>
            </m:r>
            <m:d>
              <m:dPr>
                <m:ctrlPr>
                  <w:rPr>
                    <w:rFonts w:ascii="Cambria Math" w:hAnsi="Cambria Math"/>
                    <w:color w:val="000000" w:themeColor="text1"/>
                    <w:sz w:val="24"/>
                    <w:szCs w:val="24"/>
                  </w:rPr>
                </m:ctrlPr>
              </m:dPr>
              <m:e>
                <m:sSub>
                  <m:sSubPr>
                    <m:ctrlPr>
                      <w:rPr>
                        <w:rFonts w:ascii="Cambria Math" w:hAnsi="Cambria Math"/>
                        <w:color w:val="000000" w:themeColor="text1"/>
                        <w:sz w:val="24"/>
                        <w:szCs w:val="24"/>
                      </w:rPr>
                    </m:ctrlPr>
                  </m:sSubPr>
                  <m:e>
                    <m:r>
                      <w:rPr>
                        <w:rFonts w:ascii="Cambria Math" w:hAnsi="Cambria Math"/>
                        <w:color w:val="000000" w:themeColor="text1"/>
                        <w:sz w:val="24"/>
                        <w:szCs w:val="24"/>
                      </w:rPr>
                      <m:t>q</m:t>
                    </m:r>
                  </m:e>
                  <m:sub>
                    <m:r>
                      <w:rPr>
                        <w:rFonts w:ascii="Cambria Math" w:hAnsi="Cambria Math"/>
                        <w:color w:val="000000" w:themeColor="text1"/>
                        <w:sz w:val="24"/>
                        <w:szCs w:val="24"/>
                      </w:rPr>
                      <m:t>i</m:t>
                    </m:r>
                  </m:sub>
                </m:sSub>
                <m:r>
                  <w:rPr>
                    <w:rFonts w:ascii="Cambria Math" w:hAnsi="Cambria Math"/>
                    <w:color w:val="000000" w:themeColor="text1"/>
                    <w:sz w:val="24"/>
                    <w:szCs w:val="24"/>
                  </w:rPr>
                  <m:t>,</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k</m:t>
                    </m:r>
                  </m:e>
                  <m:sub>
                    <m:r>
                      <w:rPr>
                        <w:rFonts w:ascii="Cambria Math" w:hAnsi="Cambria Math"/>
                        <w:color w:val="000000" w:themeColor="text1"/>
                        <w:sz w:val="24"/>
                        <w:szCs w:val="24"/>
                      </w:rPr>
                      <m:t>j</m:t>
                    </m:r>
                  </m:sub>
                </m:sSub>
              </m:e>
            </m:d>
            <m:sSub>
              <m:sSubPr>
                <m:ctrlPr>
                  <w:rPr>
                    <w:rFonts w:ascii="Cambria Math" w:hAnsi="Cambria Math"/>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j</m:t>
                </m:r>
              </m:sub>
            </m:sSub>
          </m:num>
          <m:den>
            <m:nary>
              <m:naryPr>
                <m:chr m:val="∑"/>
                <m:limLoc m:val="undOvr"/>
                <m:grow m:val="1"/>
                <m:ctrlPr>
                  <w:rPr>
                    <w:rFonts w:ascii="Cambria Math" w:hAnsi="Cambria Math"/>
                    <w:color w:val="000000" w:themeColor="text1"/>
                    <w:sz w:val="24"/>
                    <w:szCs w:val="24"/>
                  </w:rPr>
                </m:ctrlPr>
              </m:naryPr>
              <m:sub>
                <m:r>
                  <w:rPr>
                    <w:rFonts w:ascii="Cambria Math" w:hAnsi="Cambria Math"/>
                    <w:color w:val="000000" w:themeColor="text1"/>
                    <w:sz w:val="24"/>
                    <w:szCs w:val="24"/>
                  </w:rPr>
                  <m:t>j=1</m:t>
                </m:r>
              </m:sub>
              <m:sup>
                <m:r>
                  <w:rPr>
                    <w:rFonts w:ascii="Cambria Math" w:hAnsi="Cambria Math"/>
                    <w:color w:val="000000" w:themeColor="text1"/>
                    <w:sz w:val="24"/>
                    <w:szCs w:val="24"/>
                  </w:rPr>
                  <m:t>n</m:t>
                </m:r>
              </m:sup>
              <m:e>
                <m:r>
                  <w:rPr>
                    <w:rFonts w:ascii="Cambria Math" w:hAnsi="Cambria Math"/>
                    <w:color w:val="000000" w:themeColor="text1"/>
                    <w:sz w:val="24"/>
                    <w:szCs w:val="24"/>
                  </w:rPr>
                  <m:t> </m:t>
                </m:r>
              </m:e>
            </m:nary>
            <m:r>
              <m:rPr>
                <m:sty m:val="p"/>
              </m:rPr>
              <w:rPr>
                <w:rFonts w:ascii="Cambria Math" w:hAnsi="Cambria Math"/>
                <w:color w:val="000000" w:themeColor="text1"/>
                <w:sz w:val="24"/>
                <w:szCs w:val="24"/>
              </w:rPr>
              <m:t>sim</m:t>
            </m:r>
            <m:r>
              <w:rPr>
                <w:rFonts w:ascii="Cambria Math" w:hAnsi="Cambria Math"/>
                <w:color w:val="000000" w:themeColor="text1"/>
                <w:sz w:val="24"/>
                <w:szCs w:val="24"/>
              </w:rPr>
              <m:t>⁡</m:t>
            </m:r>
            <m:d>
              <m:dPr>
                <m:ctrlPr>
                  <w:rPr>
                    <w:rFonts w:ascii="Cambria Math" w:hAnsi="Cambria Math"/>
                    <w:color w:val="000000" w:themeColor="text1"/>
                    <w:sz w:val="24"/>
                    <w:szCs w:val="24"/>
                  </w:rPr>
                </m:ctrlPr>
              </m:dPr>
              <m:e>
                <m:sSub>
                  <m:sSubPr>
                    <m:ctrlPr>
                      <w:rPr>
                        <w:rFonts w:ascii="Cambria Math" w:hAnsi="Cambria Math"/>
                        <w:color w:val="000000" w:themeColor="text1"/>
                        <w:sz w:val="24"/>
                        <w:szCs w:val="24"/>
                      </w:rPr>
                    </m:ctrlPr>
                  </m:sSubPr>
                  <m:e>
                    <m:r>
                      <w:rPr>
                        <w:rFonts w:ascii="Cambria Math" w:hAnsi="Cambria Math"/>
                        <w:color w:val="000000" w:themeColor="text1"/>
                        <w:sz w:val="24"/>
                        <w:szCs w:val="24"/>
                      </w:rPr>
                      <m:t>q</m:t>
                    </m:r>
                  </m:e>
                  <m:sub>
                    <m:r>
                      <w:rPr>
                        <w:rFonts w:ascii="Cambria Math" w:hAnsi="Cambria Math"/>
                        <w:color w:val="000000" w:themeColor="text1"/>
                        <w:sz w:val="24"/>
                        <w:szCs w:val="24"/>
                      </w:rPr>
                      <m:t>i</m:t>
                    </m:r>
                  </m:sub>
                </m:sSub>
                <m:r>
                  <w:rPr>
                    <w:rFonts w:ascii="Cambria Math" w:hAnsi="Cambria Math"/>
                    <w:color w:val="000000" w:themeColor="text1"/>
                    <w:sz w:val="24"/>
                    <w:szCs w:val="24"/>
                  </w:rPr>
                  <m:t>,</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k</m:t>
                    </m:r>
                  </m:e>
                  <m:sub>
                    <m:r>
                      <w:rPr>
                        <w:rFonts w:ascii="Cambria Math" w:hAnsi="Cambria Math"/>
                        <w:color w:val="000000" w:themeColor="text1"/>
                        <w:sz w:val="24"/>
                        <w:szCs w:val="24"/>
                      </w:rPr>
                      <m:t>j</m:t>
                    </m:r>
                  </m:sub>
                </m:sSub>
              </m:e>
            </m:d>
          </m:den>
        </m:f>
      </m:oMath>
      <w:r w:rsidRPr="00411119">
        <w:rPr>
          <w:rFonts w:hint="eastAsia"/>
          <w:color w:val="000000" w:themeColor="text1"/>
          <w:sz w:val="24"/>
          <w:szCs w:val="24"/>
        </w:rPr>
        <w:t xml:space="preserve"> </w:t>
      </w:r>
      <w:r w:rsidRPr="00411119">
        <w:rPr>
          <w:color w:val="000000" w:themeColor="text1"/>
          <w:sz w:val="24"/>
          <w:szCs w:val="24"/>
        </w:rPr>
        <w:t xml:space="preserve">          </w:t>
      </w:r>
      <w:r w:rsidRPr="00411119">
        <w:rPr>
          <w:color w:val="000000" w:themeColor="text1"/>
          <w:sz w:val="24"/>
          <w:szCs w:val="24"/>
        </w:rPr>
        <w:tab/>
      </w:r>
      <w:r w:rsidRPr="00411119">
        <w:rPr>
          <w:color w:val="000000" w:themeColor="text1"/>
          <w:sz w:val="24"/>
          <w:szCs w:val="24"/>
        </w:rPr>
        <w:tab/>
      </w:r>
      <w:r w:rsidRPr="00411119">
        <w:rPr>
          <w:color w:val="000000" w:themeColor="text1"/>
          <w:sz w:val="24"/>
          <w:szCs w:val="24"/>
        </w:rPr>
        <w:tab/>
        <w:t xml:space="preserve">   </w:t>
      </w:r>
      <w:r w:rsidRPr="00411119">
        <w:rPr>
          <w:rFonts w:hint="eastAsia"/>
          <w:color w:val="000000" w:themeColor="text1"/>
          <w:sz w:val="24"/>
          <w:szCs w:val="24"/>
        </w:rPr>
        <w:t>(</w:t>
      </w:r>
      <w:r w:rsidRPr="00411119">
        <w:rPr>
          <w:color w:val="000000" w:themeColor="text1"/>
          <w:sz w:val="24"/>
          <w:szCs w:val="24"/>
        </w:rPr>
        <w:t>9)</w:t>
      </w:r>
    </w:p>
    <w:p w14:paraId="2A30587E" w14:textId="529FBA31" w:rsidR="004C7292" w:rsidRPr="00411119" w:rsidRDefault="009C14BE" w:rsidP="00905211">
      <w:pPr>
        <w:rPr>
          <w:color w:val="000000" w:themeColor="text1"/>
          <w:szCs w:val="21"/>
        </w:rPr>
      </w:pPr>
      <w:r w:rsidRPr="00411119">
        <w:rPr>
          <w:rFonts w:hint="eastAsia"/>
          <w:color w:val="000000" w:themeColor="text1"/>
          <w:szCs w:val="21"/>
        </w:rPr>
        <w:t>其中</w:t>
      </w:r>
      <m:oMath>
        <m:r>
          <m:rPr>
            <m:sty m:val="p"/>
          </m:rPr>
          <w:rPr>
            <w:rFonts w:ascii="Cambria Math" w:hAnsi="Cambria Math"/>
            <w:color w:val="000000" w:themeColor="text1"/>
            <w:szCs w:val="21"/>
          </w:rPr>
          <m:t>sim</m:t>
        </m:r>
        <m:r>
          <w:rPr>
            <w:rFonts w:ascii="Cambria Math" w:hAnsi="Cambria Math"/>
            <w:color w:val="000000" w:themeColor="text1"/>
            <w:szCs w:val="21"/>
          </w:rPr>
          <m:t>⁡</m:t>
        </m:r>
        <m:d>
          <m:dPr>
            <m:ctrlPr>
              <w:rPr>
                <w:rFonts w:ascii="Cambria Math" w:hAnsi="Cambria Math"/>
                <w:color w:val="000000" w:themeColor="text1"/>
                <w:szCs w:val="21"/>
              </w:rPr>
            </m:ctrlPr>
          </m:dPr>
          <m:e>
            <m:sSub>
              <m:sSubPr>
                <m:ctrlPr>
                  <w:rPr>
                    <w:rFonts w:ascii="Cambria Math" w:hAnsi="Cambria Math"/>
                    <w:color w:val="000000" w:themeColor="text1"/>
                    <w:szCs w:val="21"/>
                  </w:rPr>
                </m:ctrlPr>
              </m:sSubPr>
              <m:e>
                <m:r>
                  <w:rPr>
                    <w:rFonts w:ascii="Cambria Math" w:hAnsi="Cambria Math"/>
                    <w:color w:val="000000" w:themeColor="text1"/>
                    <w:szCs w:val="21"/>
                  </w:rPr>
                  <m:t>q</m:t>
                </m:r>
              </m:e>
              <m:sub>
                <m:r>
                  <w:rPr>
                    <w:rFonts w:ascii="Cambria Math" w:hAnsi="Cambria Math"/>
                    <w:color w:val="000000" w:themeColor="text1"/>
                    <w:szCs w:val="21"/>
                  </w:rPr>
                  <m:t>i</m:t>
                </m:r>
              </m:sub>
            </m:sSub>
            <m:r>
              <w:rPr>
                <w:rFonts w:ascii="Cambria Math" w:hAnsi="Cambria Math"/>
                <w:color w:val="000000" w:themeColor="text1"/>
                <w:szCs w:val="21"/>
              </w:rPr>
              <m:t>,</m:t>
            </m:r>
            <m:sSub>
              <m:sSubPr>
                <m:ctrlPr>
                  <w:rPr>
                    <w:rFonts w:ascii="Cambria Math" w:hAnsi="Cambria Math"/>
                    <w:color w:val="000000" w:themeColor="text1"/>
                    <w:szCs w:val="21"/>
                  </w:rPr>
                </m:ctrlPr>
              </m:sSubPr>
              <m:e>
                <m:r>
                  <w:rPr>
                    <w:rFonts w:ascii="Cambria Math" w:hAnsi="Cambria Math"/>
                    <w:color w:val="000000" w:themeColor="text1"/>
                    <w:szCs w:val="21"/>
                  </w:rPr>
                  <m:t>k</m:t>
                </m:r>
              </m:e>
              <m:sub>
                <m:r>
                  <w:rPr>
                    <w:rFonts w:ascii="Cambria Math" w:hAnsi="Cambria Math"/>
                    <w:color w:val="000000" w:themeColor="text1"/>
                    <w:szCs w:val="21"/>
                  </w:rPr>
                  <m:t>j</m:t>
                </m:r>
              </m:sub>
            </m:sSub>
          </m:e>
        </m:d>
        <m:r>
          <w:rPr>
            <w:rFonts w:ascii="Cambria Math" w:hAnsi="Cambria Math"/>
            <w:color w:val="000000" w:themeColor="text1"/>
            <w:szCs w:val="21"/>
          </w:rPr>
          <m:t>≥0</m:t>
        </m:r>
      </m:oMath>
      <w:r w:rsidR="003C56DD" w:rsidRPr="00411119">
        <w:rPr>
          <w:rFonts w:hint="eastAsia"/>
          <w:color w:val="000000" w:themeColor="text1"/>
          <w:szCs w:val="21"/>
        </w:rPr>
        <w:t>。为了</w:t>
      </w:r>
      <w:r w:rsidR="00AE7C06" w:rsidRPr="00411119">
        <w:rPr>
          <w:rFonts w:hint="eastAsia"/>
          <w:color w:val="000000" w:themeColor="text1"/>
          <w:szCs w:val="21"/>
        </w:rPr>
        <w:t>将复杂度降低，需要</w:t>
      </w:r>
      <w:r w:rsidR="00F40CDE" w:rsidRPr="00411119">
        <w:rPr>
          <w:rFonts w:hint="eastAsia"/>
          <w:color w:val="000000" w:themeColor="text1"/>
          <w:szCs w:val="21"/>
        </w:rPr>
        <w:t>改变</w:t>
      </w:r>
      <m:oMath>
        <m:sSub>
          <m:sSubPr>
            <m:ctrlPr>
              <w:rPr>
                <w:rFonts w:ascii="Cambria Math" w:hAnsi="Cambria Math"/>
                <w:color w:val="000000" w:themeColor="text1"/>
                <w:szCs w:val="21"/>
              </w:rPr>
            </m:ctrlPr>
          </m:sSubPr>
          <m:e>
            <m:r>
              <w:rPr>
                <w:rFonts w:ascii="Cambria Math" w:hAnsi="Cambria Math"/>
                <w:color w:val="000000" w:themeColor="text1"/>
                <w:szCs w:val="21"/>
              </w:rPr>
              <m:t>q</m:t>
            </m:r>
          </m:e>
          <m:sub>
            <m:r>
              <w:rPr>
                <w:rFonts w:ascii="Cambria Math" w:hAnsi="Cambria Math"/>
                <w:color w:val="000000" w:themeColor="text1"/>
                <w:szCs w:val="21"/>
              </w:rPr>
              <m:t>i</m:t>
            </m:r>
          </m:sub>
        </m:sSub>
        <m:r>
          <w:rPr>
            <w:rFonts w:ascii="Cambria Math" w:hAnsi="Cambria Math"/>
            <w:color w:val="000000" w:themeColor="text1"/>
            <w:szCs w:val="21"/>
          </w:rPr>
          <m:t>,</m:t>
        </m:r>
        <m:sSub>
          <m:sSubPr>
            <m:ctrlPr>
              <w:rPr>
                <w:rFonts w:ascii="Cambria Math" w:hAnsi="Cambria Math"/>
                <w:color w:val="000000" w:themeColor="text1"/>
                <w:szCs w:val="21"/>
              </w:rPr>
            </m:ctrlPr>
          </m:sSubPr>
          <m:e>
            <m:r>
              <w:rPr>
                <w:rFonts w:ascii="Cambria Math" w:hAnsi="Cambria Math"/>
                <w:color w:val="000000" w:themeColor="text1"/>
                <w:szCs w:val="21"/>
              </w:rPr>
              <m:t>k</m:t>
            </m:r>
          </m:e>
          <m:sub>
            <m:r>
              <w:rPr>
                <w:rFonts w:ascii="Cambria Math" w:hAnsi="Cambria Math"/>
                <w:color w:val="000000" w:themeColor="text1"/>
                <w:szCs w:val="21"/>
              </w:rPr>
              <m:t>j</m:t>
            </m:r>
          </m:sub>
        </m:sSub>
        <m:sSub>
          <m:sSubPr>
            <m:ctrlPr>
              <w:rPr>
                <w:rFonts w:ascii="Cambria Math" w:hAnsi="Cambria Math"/>
                <w:color w:val="000000" w:themeColor="text1"/>
                <w:szCs w:val="21"/>
              </w:rPr>
            </m:ctrlPr>
          </m:sSubPr>
          <m:e>
            <m:r>
              <w:rPr>
                <w:rFonts w:ascii="Cambria Math" w:hAnsi="Cambria Math"/>
                <w:color w:val="000000" w:themeColor="text1"/>
                <w:szCs w:val="21"/>
              </w:rPr>
              <m:t>v</m:t>
            </m:r>
          </m:e>
          <m:sub>
            <m:r>
              <w:rPr>
                <w:rFonts w:ascii="Cambria Math" w:hAnsi="Cambria Math"/>
                <w:color w:val="000000" w:themeColor="text1"/>
                <w:szCs w:val="21"/>
              </w:rPr>
              <m:t>j</m:t>
            </m:r>
          </m:sub>
        </m:sSub>
      </m:oMath>
      <w:r w:rsidR="00F40CDE" w:rsidRPr="00411119">
        <w:rPr>
          <w:rFonts w:hint="eastAsia"/>
          <w:color w:val="000000" w:themeColor="text1"/>
          <w:szCs w:val="21"/>
        </w:rPr>
        <w:t>的连乘顺序，并且</w:t>
      </w:r>
      <w:r w:rsidR="00AE7C06" w:rsidRPr="00411119">
        <w:rPr>
          <w:rFonts w:hint="eastAsia"/>
          <w:color w:val="000000" w:themeColor="text1"/>
          <w:szCs w:val="21"/>
        </w:rPr>
        <w:t>解决</w:t>
      </w:r>
      <m:oMath>
        <m:sSub>
          <m:sSubPr>
            <m:ctrlPr>
              <w:rPr>
                <w:rFonts w:ascii="Cambria Math" w:hAnsi="Cambria Math"/>
                <w:color w:val="000000" w:themeColor="text1"/>
                <w:szCs w:val="21"/>
              </w:rPr>
            </m:ctrlPr>
          </m:sSubPr>
          <m:e>
            <m:r>
              <w:rPr>
                <w:rFonts w:ascii="Cambria Math" w:hAnsi="Cambria Math"/>
                <w:color w:val="000000" w:themeColor="text1"/>
                <w:szCs w:val="21"/>
              </w:rPr>
              <m:t>q</m:t>
            </m:r>
          </m:e>
          <m:sub>
            <m:r>
              <w:rPr>
                <w:rFonts w:ascii="Cambria Math" w:hAnsi="Cambria Math"/>
                <w:color w:val="000000" w:themeColor="text1"/>
                <w:szCs w:val="21"/>
              </w:rPr>
              <m:t>i</m:t>
            </m:r>
          </m:sub>
        </m:sSub>
        <m:r>
          <w:rPr>
            <w:rFonts w:ascii="Cambria Math" w:hAnsi="Cambria Math"/>
            <w:color w:val="000000" w:themeColor="text1"/>
            <w:szCs w:val="21"/>
          </w:rPr>
          <m:t>,</m:t>
        </m:r>
        <m:sSub>
          <m:sSubPr>
            <m:ctrlPr>
              <w:rPr>
                <w:rFonts w:ascii="Cambria Math" w:hAnsi="Cambria Math"/>
                <w:color w:val="000000" w:themeColor="text1"/>
                <w:szCs w:val="21"/>
              </w:rPr>
            </m:ctrlPr>
          </m:sSubPr>
          <m:e>
            <m:r>
              <w:rPr>
                <w:rFonts w:ascii="Cambria Math" w:hAnsi="Cambria Math"/>
                <w:color w:val="000000" w:themeColor="text1"/>
                <w:szCs w:val="21"/>
              </w:rPr>
              <m:t>k</m:t>
            </m:r>
          </m:e>
          <m:sub>
            <m:r>
              <w:rPr>
                <w:rFonts w:ascii="Cambria Math" w:hAnsi="Cambria Math"/>
                <w:color w:val="000000" w:themeColor="text1"/>
                <w:szCs w:val="21"/>
              </w:rPr>
              <m:t>j</m:t>
            </m:r>
          </m:sub>
        </m:sSub>
      </m:oMath>
      <w:r w:rsidR="00AE7C06" w:rsidRPr="00411119">
        <w:rPr>
          <w:rFonts w:hint="eastAsia"/>
          <w:color w:val="000000" w:themeColor="text1"/>
          <w:szCs w:val="21"/>
        </w:rPr>
        <w:t>的归一化，</w:t>
      </w:r>
      <w:r w:rsidR="001869AD" w:rsidRPr="00411119">
        <w:rPr>
          <w:rFonts w:hint="eastAsia"/>
          <w:color w:val="000000" w:themeColor="text1"/>
          <w:szCs w:val="21"/>
        </w:rPr>
        <w:t>找出</w:t>
      </w:r>
      <w:r w:rsidR="00083FA9" w:rsidRPr="00411119">
        <w:rPr>
          <w:rFonts w:hint="eastAsia"/>
          <w:color w:val="000000" w:themeColor="text1"/>
          <w:szCs w:val="21"/>
        </w:rPr>
        <w:t>替代</w:t>
      </w:r>
      <w:proofErr w:type="spellStart"/>
      <w:r w:rsidR="00083FA9" w:rsidRPr="00411119">
        <w:rPr>
          <w:rFonts w:hint="eastAsia"/>
          <w:color w:val="000000" w:themeColor="text1"/>
          <w:szCs w:val="21"/>
        </w:rPr>
        <w:t>softmax</w:t>
      </w:r>
      <w:proofErr w:type="spellEnd"/>
      <w:r w:rsidR="00083FA9" w:rsidRPr="00411119">
        <w:rPr>
          <w:rFonts w:hint="eastAsia"/>
          <w:color w:val="000000" w:themeColor="text1"/>
          <w:szCs w:val="21"/>
        </w:rPr>
        <w:t>的函数。</w:t>
      </w:r>
      <w:r w:rsidR="000C3625" w:rsidRPr="00411119">
        <w:rPr>
          <w:rFonts w:hint="eastAsia"/>
          <w:color w:val="000000" w:themeColor="text1"/>
          <w:szCs w:val="21"/>
        </w:rPr>
        <w:t>从而</w:t>
      </w:r>
      <w:r w:rsidR="00F40CDE" w:rsidRPr="00411119">
        <w:rPr>
          <w:rFonts w:hint="eastAsia"/>
          <w:color w:val="000000" w:themeColor="text1"/>
          <w:szCs w:val="21"/>
        </w:rPr>
        <w:t>构建线性注意力机制。</w:t>
      </w:r>
      <w:r w:rsidR="004C7292" w:rsidRPr="00411119">
        <w:rPr>
          <w:rFonts w:hint="eastAsia"/>
          <w:color w:val="000000" w:themeColor="text1"/>
          <w:szCs w:val="21"/>
        </w:rPr>
        <w:t>我们从泰勒展开式开始</w:t>
      </w:r>
      <w:r w:rsidR="00393900" w:rsidRPr="00411119">
        <w:rPr>
          <w:rFonts w:hint="eastAsia"/>
          <w:color w:val="000000" w:themeColor="text1"/>
          <w:szCs w:val="21"/>
        </w:rPr>
        <w:t>构建</w:t>
      </w:r>
      <w:r w:rsidR="004C7292" w:rsidRPr="00411119">
        <w:rPr>
          <w:rFonts w:hint="eastAsia"/>
          <w:color w:val="000000" w:themeColor="text1"/>
          <w:szCs w:val="21"/>
        </w:rPr>
        <w:t>。</w:t>
      </w:r>
    </w:p>
    <w:p w14:paraId="1C10A929" w14:textId="29D4AFA0" w:rsidR="00393900" w:rsidRPr="004E19F0" w:rsidRDefault="00573D1E" w:rsidP="00393900">
      <w:pPr>
        <w:ind w:left="1680" w:firstLine="420"/>
        <w:rPr>
          <w:color w:val="000000" w:themeColor="text1"/>
          <w:szCs w:val="21"/>
        </w:rPr>
      </w:pPr>
      <m:oMath>
        <m:sSup>
          <m:sSupPr>
            <m:ctrlPr>
              <w:rPr>
                <w:rFonts w:ascii="Cambria Math" w:hAnsi="Cambria Math"/>
                <w:color w:val="000000" w:themeColor="text1"/>
                <w:szCs w:val="21"/>
              </w:rPr>
            </m:ctrlPr>
          </m:sSupPr>
          <m:e>
            <m:r>
              <w:rPr>
                <w:rFonts w:ascii="Cambria Math" w:hAnsi="Cambria Math"/>
                <w:color w:val="000000" w:themeColor="text1"/>
                <w:szCs w:val="21"/>
              </w:rPr>
              <m:t>e</m:t>
            </m:r>
          </m:e>
          <m:sup>
            <m:sSubSup>
              <m:sSubSupPr>
                <m:ctrlPr>
                  <w:rPr>
                    <w:rFonts w:ascii="Cambria Math" w:hAnsi="Cambria Math"/>
                    <w:color w:val="000000" w:themeColor="text1"/>
                    <w:szCs w:val="21"/>
                  </w:rPr>
                </m:ctrlPr>
              </m:sSubSupPr>
              <m:e>
                <m:r>
                  <w:rPr>
                    <w:rFonts w:ascii="Cambria Math" w:hAnsi="Cambria Math"/>
                    <w:color w:val="000000" w:themeColor="text1"/>
                    <w:szCs w:val="21"/>
                  </w:rPr>
                  <m:t>q</m:t>
                </m:r>
              </m:e>
              <m:sub>
                <m:r>
                  <w:rPr>
                    <w:rFonts w:ascii="Cambria Math" w:hAnsi="Cambria Math"/>
                    <w:color w:val="000000" w:themeColor="text1"/>
                    <w:szCs w:val="21"/>
                  </w:rPr>
                  <m:t>i</m:t>
                </m:r>
              </m:sub>
              <m:sup>
                <m:r>
                  <w:rPr>
                    <w:rFonts w:ascii="Cambria Math" w:hAnsi="Cambria Math"/>
                    <w:color w:val="000000" w:themeColor="text1"/>
                    <w:szCs w:val="21"/>
                  </w:rPr>
                  <m:t>T</m:t>
                </m:r>
              </m:sup>
            </m:sSubSup>
            <m:sSub>
              <m:sSubPr>
                <m:ctrlPr>
                  <w:rPr>
                    <w:rFonts w:ascii="Cambria Math" w:hAnsi="Cambria Math"/>
                    <w:color w:val="000000" w:themeColor="text1"/>
                    <w:szCs w:val="21"/>
                  </w:rPr>
                </m:ctrlPr>
              </m:sSubPr>
              <m:e>
                <m:r>
                  <w:rPr>
                    <w:rFonts w:ascii="Cambria Math" w:hAnsi="Cambria Math"/>
                    <w:color w:val="000000" w:themeColor="text1"/>
                    <w:szCs w:val="21"/>
                  </w:rPr>
                  <m:t>k</m:t>
                </m:r>
              </m:e>
              <m:sub>
                <m:r>
                  <w:rPr>
                    <w:rFonts w:ascii="Cambria Math" w:hAnsi="Cambria Math"/>
                    <w:color w:val="000000" w:themeColor="text1"/>
                    <w:szCs w:val="21"/>
                  </w:rPr>
                  <m:t>j</m:t>
                </m:r>
              </m:sub>
            </m:sSub>
          </m:sup>
        </m:sSup>
        <m:r>
          <w:rPr>
            <w:rFonts w:ascii="Cambria Math" w:hAnsi="Cambria Math"/>
            <w:color w:val="000000" w:themeColor="text1"/>
            <w:szCs w:val="21"/>
          </w:rPr>
          <m:t>≈1+</m:t>
        </m:r>
        <m:sSubSup>
          <m:sSubSupPr>
            <m:ctrlPr>
              <w:rPr>
                <w:rFonts w:ascii="Cambria Math" w:hAnsi="Cambria Math"/>
                <w:color w:val="000000" w:themeColor="text1"/>
                <w:szCs w:val="21"/>
              </w:rPr>
            </m:ctrlPr>
          </m:sSubSupPr>
          <m:e>
            <m:r>
              <w:rPr>
                <w:rFonts w:ascii="Cambria Math" w:hAnsi="Cambria Math"/>
                <w:color w:val="000000" w:themeColor="text1"/>
                <w:szCs w:val="21"/>
              </w:rPr>
              <m:t>q</m:t>
            </m:r>
          </m:e>
          <m:sub>
            <m:r>
              <w:rPr>
                <w:rFonts w:ascii="Cambria Math" w:hAnsi="Cambria Math"/>
                <w:color w:val="000000" w:themeColor="text1"/>
                <w:szCs w:val="21"/>
              </w:rPr>
              <m:t>i</m:t>
            </m:r>
          </m:sub>
          <m:sup>
            <m:r>
              <w:rPr>
                <w:rFonts w:ascii="Cambria Math" w:hAnsi="Cambria Math"/>
                <w:color w:val="000000" w:themeColor="text1"/>
                <w:szCs w:val="21"/>
              </w:rPr>
              <m:t>T</m:t>
            </m:r>
          </m:sup>
        </m:sSubSup>
        <m:sSub>
          <m:sSubPr>
            <m:ctrlPr>
              <w:rPr>
                <w:rFonts w:ascii="Cambria Math" w:hAnsi="Cambria Math"/>
                <w:color w:val="000000" w:themeColor="text1"/>
                <w:szCs w:val="21"/>
              </w:rPr>
            </m:ctrlPr>
          </m:sSubPr>
          <m:e>
            <m:r>
              <w:rPr>
                <w:rFonts w:ascii="Cambria Math" w:hAnsi="Cambria Math"/>
                <w:color w:val="000000" w:themeColor="text1"/>
                <w:szCs w:val="21"/>
              </w:rPr>
              <m:t>k</m:t>
            </m:r>
          </m:e>
          <m:sub>
            <m:r>
              <w:rPr>
                <w:rFonts w:ascii="Cambria Math" w:hAnsi="Cambria Math"/>
                <w:color w:val="000000" w:themeColor="text1"/>
                <w:szCs w:val="21"/>
              </w:rPr>
              <m:t>j</m:t>
            </m:r>
          </m:sub>
        </m:sSub>
        <m:r>
          <w:rPr>
            <w:rFonts w:ascii="Cambria Math" w:hAnsi="Cambria Math"/>
            <w:color w:val="000000" w:themeColor="text1"/>
            <w:szCs w:val="21"/>
          </w:rPr>
          <m:t>.</m:t>
        </m:r>
      </m:oMath>
      <w:r w:rsidR="00393900" w:rsidRPr="00411119">
        <w:rPr>
          <w:rFonts w:hint="eastAsia"/>
          <w:color w:val="000000" w:themeColor="text1"/>
          <w:szCs w:val="21"/>
        </w:rPr>
        <w:t xml:space="preserve"> </w:t>
      </w:r>
      <w:r w:rsidR="00393900" w:rsidRPr="00411119">
        <w:rPr>
          <w:color w:val="000000" w:themeColor="text1"/>
          <w:szCs w:val="21"/>
        </w:rPr>
        <w:t xml:space="preserve">  </w:t>
      </w:r>
      <w:r w:rsidR="00393900" w:rsidRPr="004E19F0">
        <w:rPr>
          <w:color w:val="000000" w:themeColor="text1"/>
          <w:szCs w:val="21"/>
        </w:rPr>
        <w:t xml:space="preserve">                                                             </w:t>
      </w:r>
      <w:r w:rsidR="00393900" w:rsidRPr="004E19F0">
        <w:rPr>
          <w:rFonts w:hint="eastAsia"/>
          <w:color w:val="000000" w:themeColor="text1"/>
          <w:szCs w:val="21"/>
        </w:rPr>
        <w:t>（1</w:t>
      </w:r>
      <w:r w:rsidR="00393900" w:rsidRPr="004E19F0">
        <w:rPr>
          <w:color w:val="000000" w:themeColor="text1"/>
          <w:szCs w:val="21"/>
        </w:rPr>
        <w:t>0</w:t>
      </w:r>
      <w:r w:rsidR="00393900" w:rsidRPr="004E19F0">
        <w:rPr>
          <w:rFonts w:hint="eastAsia"/>
          <w:color w:val="000000" w:themeColor="text1"/>
          <w:szCs w:val="21"/>
        </w:rPr>
        <w:t>）</w:t>
      </w:r>
    </w:p>
    <w:p w14:paraId="78548C74" w14:textId="7DE51F2E" w:rsidR="004C7292" w:rsidRPr="00411119" w:rsidRDefault="00393900" w:rsidP="00393900">
      <w:pPr>
        <w:rPr>
          <w:color w:val="000000" w:themeColor="text1"/>
          <w:szCs w:val="21"/>
        </w:rPr>
      </w:pPr>
      <w:r w:rsidRPr="004E19F0">
        <w:rPr>
          <w:rFonts w:hint="eastAsia"/>
          <w:color w:val="000000" w:themeColor="text1"/>
          <w:szCs w:val="21"/>
        </w:rPr>
        <w:t>由泰勒展开式可得</w:t>
      </w:r>
      <m:oMath>
        <m:func>
          <m:funcPr>
            <m:ctrlPr>
              <w:rPr>
                <w:rFonts w:ascii="Cambria Math" w:hAnsi="Cambria Math"/>
                <w:i/>
                <w:color w:val="000000" w:themeColor="text1"/>
                <w:szCs w:val="21"/>
              </w:rPr>
            </m:ctrlPr>
          </m:funcPr>
          <m:fName>
            <m:r>
              <m:rPr>
                <m:sty m:val="p"/>
              </m:rPr>
              <w:rPr>
                <w:rFonts w:ascii="Cambria Math" w:hAnsi="Cambria Math"/>
                <w:color w:val="000000" w:themeColor="text1"/>
                <w:szCs w:val="21"/>
              </w:rPr>
              <m:t>sim</m:t>
            </m:r>
            <m:ctrlPr>
              <w:rPr>
                <w:rFonts w:ascii="Cambria Math" w:hAnsi="Cambria Math"/>
                <w:color w:val="000000" w:themeColor="text1"/>
                <w:szCs w:val="21"/>
              </w:rPr>
            </m:ctrlPr>
          </m:fName>
          <m:e>
            <m:d>
              <m:dPr>
                <m:ctrlPr>
                  <w:rPr>
                    <w:rFonts w:ascii="Cambria Math" w:hAnsi="Cambria Math"/>
                    <w:color w:val="000000" w:themeColor="text1"/>
                    <w:szCs w:val="21"/>
                  </w:rPr>
                </m:ctrlPr>
              </m:dPr>
              <m:e>
                <m:sSub>
                  <m:sSubPr>
                    <m:ctrlPr>
                      <w:rPr>
                        <w:rFonts w:ascii="Cambria Math" w:hAnsi="Cambria Math"/>
                        <w:color w:val="000000" w:themeColor="text1"/>
                        <w:szCs w:val="21"/>
                      </w:rPr>
                    </m:ctrlPr>
                  </m:sSubPr>
                  <m:e>
                    <m:r>
                      <w:rPr>
                        <w:rFonts w:ascii="Cambria Math" w:hAnsi="Cambria Math"/>
                        <w:color w:val="000000" w:themeColor="text1"/>
                        <w:szCs w:val="21"/>
                      </w:rPr>
                      <m:t>q</m:t>
                    </m:r>
                  </m:e>
                  <m:sub>
                    <m:r>
                      <w:rPr>
                        <w:rFonts w:ascii="Cambria Math" w:hAnsi="Cambria Math"/>
                        <w:color w:val="000000" w:themeColor="text1"/>
                        <w:szCs w:val="21"/>
                      </w:rPr>
                      <m:t>i</m:t>
                    </m:r>
                  </m:sub>
                </m:sSub>
                <m:r>
                  <w:rPr>
                    <w:rFonts w:ascii="Cambria Math" w:hAnsi="Cambria Math"/>
                    <w:color w:val="000000" w:themeColor="text1"/>
                    <w:szCs w:val="21"/>
                  </w:rPr>
                  <m:t>,</m:t>
                </m:r>
                <m:sSub>
                  <m:sSubPr>
                    <m:ctrlPr>
                      <w:rPr>
                        <w:rFonts w:ascii="Cambria Math" w:hAnsi="Cambria Math"/>
                        <w:color w:val="000000" w:themeColor="text1"/>
                        <w:szCs w:val="21"/>
                      </w:rPr>
                    </m:ctrlPr>
                  </m:sSubPr>
                  <m:e>
                    <m:r>
                      <w:rPr>
                        <w:rFonts w:ascii="Cambria Math" w:hAnsi="Cambria Math"/>
                        <w:color w:val="000000" w:themeColor="text1"/>
                        <w:szCs w:val="21"/>
                      </w:rPr>
                      <m:t>k</m:t>
                    </m:r>
                  </m:e>
                  <m:sub>
                    <m:r>
                      <w:rPr>
                        <w:rFonts w:ascii="Cambria Math" w:hAnsi="Cambria Math"/>
                        <w:color w:val="000000" w:themeColor="text1"/>
                        <w:szCs w:val="21"/>
                      </w:rPr>
                      <m:t>j</m:t>
                    </m:r>
                  </m:sub>
                </m:sSub>
              </m:e>
            </m:d>
          </m:e>
        </m:func>
        <m:r>
          <w:rPr>
            <w:rFonts w:ascii="Cambria Math" w:hAnsi="Cambria Math"/>
            <w:color w:val="000000" w:themeColor="text1"/>
            <w:szCs w:val="21"/>
          </w:rPr>
          <m:t>=1+</m:t>
        </m:r>
        <m:sSubSup>
          <m:sSubSupPr>
            <m:ctrlPr>
              <w:rPr>
                <w:rFonts w:ascii="Cambria Math" w:hAnsi="Cambria Math"/>
                <w:color w:val="000000" w:themeColor="text1"/>
                <w:szCs w:val="21"/>
              </w:rPr>
            </m:ctrlPr>
          </m:sSubSupPr>
          <m:e>
            <m:r>
              <w:rPr>
                <w:rFonts w:ascii="Cambria Math" w:hAnsi="Cambria Math"/>
                <w:color w:val="000000" w:themeColor="text1"/>
                <w:szCs w:val="21"/>
              </w:rPr>
              <m:t>q</m:t>
            </m:r>
          </m:e>
          <m:sub>
            <m:r>
              <w:rPr>
                <w:rFonts w:ascii="Cambria Math" w:hAnsi="Cambria Math"/>
                <w:color w:val="000000" w:themeColor="text1"/>
                <w:szCs w:val="21"/>
              </w:rPr>
              <m:t>i</m:t>
            </m:r>
          </m:sub>
          <m:sup>
            <m:r>
              <w:rPr>
                <w:rFonts w:ascii="Cambria Math" w:hAnsi="Cambria Math"/>
                <w:color w:val="000000" w:themeColor="text1"/>
                <w:szCs w:val="21"/>
              </w:rPr>
              <m:t>T</m:t>
            </m:r>
          </m:sup>
        </m:sSubSup>
        <m:sSub>
          <m:sSubPr>
            <m:ctrlPr>
              <w:rPr>
                <w:rFonts w:ascii="Cambria Math" w:hAnsi="Cambria Math"/>
                <w:color w:val="000000" w:themeColor="text1"/>
                <w:szCs w:val="21"/>
              </w:rPr>
            </m:ctrlPr>
          </m:sSubPr>
          <m:e>
            <m:r>
              <w:rPr>
                <w:rFonts w:ascii="Cambria Math" w:hAnsi="Cambria Math"/>
                <w:color w:val="000000" w:themeColor="text1"/>
                <w:szCs w:val="21"/>
              </w:rPr>
              <m:t>k</m:t>
            </m:r>
          </m:e>
          <m:sub>
            <m:r>
              <w:rPr>
                <w:rFonts w:ascii="Cambria Math" w:hAnsi="Cambria Math"/>
                <w:color w:val="000000" w:themeColor="text1"/>
                <w:szCs w:val="21"/>
              </w:rPr>
              <m:t>j</m:t>
            </m:r>
          </m:sub>
        </m:sSub>
      </m:oMath>
      <w:r w:rsidR="004E19F0" w:rsidRPr="00411119">
        <w:rPr>
          <w:rFonts w:hint="eastAsia"/>
          <w:color w:val="000000" w:themeColor="text1"/>
          <w:szCs w:val="21"/>
        </w:rPr>
        <w:t>。</w:t>
      </w:r>
      <w:r w:rsidRPr="004E19F0">
        <w:rPr>
          <w:rFonts w:hint="eastAsia"/>
          <w:color w:val="000000" w:themeColor="text1"/>
          <w:szCs w:val="21"/>
        </w:rPr>
        <w:t>由于需</w:t>
      </w:r>
      <w:r w:rsidRPr="00411119">
        <w:rPr>
          <w:rFonts w:hint="eastAsia"/>
          <w:color w:val="000000" w:themeColor="text1"/>
          <w:szCs w:val="21"/>
        </w:rPr>
        <w:t>要对</w:t>
      </w:r>
      <m:oMath>
        <m:sSub>
          <m:sSubPr>
            <m:ctrlPr>
              <w:rPr>
                <w:rFonts w:ascii="Cambria Math" w:hAnsi="Cambria Math"/>
                <w:color w:val="000000" w:themeColor="text1"/>
                <w:szCs w:val="21"/>
              </w:rPr>
            </m:ctrlPr>
          </m:sSubPr>
          <m:e>
            <m:r>
              <w:rPr>
                <w:rFonts w:ascii="Cambria Math" w:hAnsi="Cambria Math"/>
                <w:color w:val="000000" w:themeColor="text1"/>
                <w:szCs w:val="21"/>
              </w:rPr>
              <m:t>q</m:t>
            </m:r>
          </m:e>
          <m:sub>
            <m:r>
              <w:rPr>
                <w:rFonts w:ascii="Cambria Math" w:hAnsi="Cambria Math"/>
                <w:color w:val="000000" w:themeColor="text1"/>
                <w:szCs w:val="21"/>
              </w:rPr>
              <m:t>i</m:t>
            </m:r>
          </m:sub>
        </m:sSub>
        <m:r>
          <w:rPr>
            <w:rFonts w:ascii="Cambria Math" w:hAnsi="Cambria Math"/>
            <w:color w:val="000000" w:themeColor="text1"/>
            <w:szCs w:val="21"/>
          </w:rPr>
          <m:t>,</m:t>
        </m:r>
        <m:sSub>
          <m:sSubPr>
            <m:ctrlPr>
              <w:rPr>
                <w:rFonts w:ascii="Cambria Math" w:hAnsi="Cambria Math"/>
                <w:color w:val="000000" w:themeColor="text1"/>
                <w:szCs w:val="21"/>
              </w:rPr>
            </m:ctrlPr>
          </m:sSubPr>
          <m:e>
            <m:r>
              <w:rPr>
                <w:rFonts w:ascii="Cambria Math" w:hAnsi="Cambria Math"/>
                <w:color w:val="000000" w:themeColor="text1"/>
                <w:szCs w:val="21"/>
              </w:rPr>
              <m:t>k</m:t>
            </m:r>
          </m:e>
          <m:sub>
            <m:r>
              <w:rPr>
                <w:rFonts w:ascii="Cambria Math" w:hAnsi="Cambria Math"/>
                <w:color w:val="000000" w:themeColor="text1"/>
                <w:szCs w:val="21"/>
              </w:rPr>
              <m:t>j</m:t>
            </m:r>
          </m:sub>
        </m:sSub>
      </m:oMath>
      <w:r w:rsidRPr="00411119">
        <w:rPr>
          <w:rFonts w:hint="eastAsia"/>
          <w:color w:val="000000" w:themeColor="text1"/>
          <w:szCs w:val="21"/>
        </w:rPr>
        <w:t>归一化，并且确保</w:t>
      </w:r>
      <m:oMath>
        <m:func>
          <m:funcPr>
            <m:ctrlPr>
              <w:rPr>
                <w:rFonts w:ascii="Cambria Math" w:hAnsi="Cambria Math"/>
                <w:i/>
                <w:color w:val="000000" w:themeColor="text1"/>
                <w:szCs w:val="21"/>
              </w:rPr>
            </m:ctrlPr>
          </m:funcPr>
          <m:fName>
            <m:r>
              <m:rPr>
                <m:sty m:val="p"/>
              </m:rPr>
              <w:rPr>
                <w:rFonts w:ascii="Cambria Math" w:hAnsi="Cambria Math"/>
                <w:color w:val="000000" w:themeColor="text1"/>
                <w:szCs w:val="21"/>
              </w:rPr>
              <m:t>sim</m:t>
            </m:r>
            <m:ctrlPr>
              <w:rPr>
                <w:rFonts w:ascii="Cambria Math" w:hAnsi="Cambria Math"/>
                <w:color w:val="000000" w:themeColor="text1"/>
                <w:szCs w:val="21"/>
              </w:rPr>
            </m:ctrlPr>
          </m:fName>
          <m:e>
            <m:d>
              <m:dPr>
                <m:ctrlPr>
                  <w:rPr>
                    <w:rFonts w:ascii="Cambria Math" w:hAnsi="Cambria Math"/>
                    <w:color w:val="000000" w:themeColor="text1"/>
                    <w:szCs w:val="21"/>
                  </w:rPr>
                </m:ctrlPr>
              </m:dPr>
              <m:e>
                <m:sSub>
                  <m:sSubPr>
                    <m:ctrlPr>
                      <w:rPr>
                        <w:rFonts w:ascii="Cambria Math" w:hAnsi="Cambria Math"/>
                        <w:color w:val="000000" w:themeColor="text1"/>
                        <w:szCs w:val="21"/>
                      </w:rPr>
                    </m:ctrlPr>
                  </m:sSubPr>
                  <m:e>
                    <m:r>
                      <w:rPr>
                        <w:rFonts w:ascii="Cambria Math" w:hAnsi="Cambria Math"/>
                        <w:color w:val="000000" w:themeColor="text1"/>
                        <w:szCs w:val="21"/>
                      </w:rPr>
                      <m:t>q</m:t>
                    </m:r>
                  </m:e>
                  <m:sub>
                    <m:r>
                      <w:rPr>
                        <w:rFonts w:ascii="Cambria Math" w:hAnsi="Cambria Math"/>
                        <w:color w:val="000000" w:themeColor="text1"/>
                        <w:szCs w:val="21"/>
                      </w:rPr>
                      <m:t>i</m:t>
                    </m:r>
                  </m:sub>
                </m:sSub>
                <m:r>
                  <w:rPr>
                    <w:rFonts w:ascii="Cambria Math" w:hAnsi="Cambria Math"/>
                    <w:color w:val="000000" w:themeColor="text1"/>
                    <w:szCs w:val="21"/>
                  </w:rPr>
                  <m:t>,</m:t>
                </m:r>
                <m:sSub>
                  <m:sSubPr>
                    <m:ctrlPr>
                      <w:rPr>
                        <w:rFonts w:ascii="Cambria Math" w:hAnsi="Cambria Math"/>
                        <w:color w:val="000000" w:themeColor="text1"/>
                        <w:szCs w:val="21"/>
                      </w:rPr>
                    </m:ctrlPr>
                  </m:sSubPr>
                  <m:e>
                    <m:r>
                      <w:rPr>
                        <w:rFonts w:ascii="Cambria Math" w:hAnsi="Cambria Math"/>
                        <w:color w:val="000000" w:themeColor="text1"/>
                        <w:szCs w:val="21"/>
                      </w:rPr>
                      <m:t>k</m:t>
                    </m:r>
                  </m:e>
                  <m:sub>
                    <m:r>
                      <w:rPr>
                        <w:rFonts w:ascii="Cambria Math" w:hAnsi="Cambria Math"/>
                        <w:color w:val="000000" w:themeColor="text1"/>
                        <w:szCs w:val="21"/>
                      </w:rPr>
                      <m:t>j</m:t>
                    </m:r>
                  </m:sub>
                </m:sSub>
              </m:e>
            </m:d>
          </m:e>
        </m:func>
        <m:r>
          <w:rPr>
            <w:rFonts w:ascii="Cambria Math" w:hAnsi="Cambria Math"/>
            <w:color w:val="000000" w:themeColor="text1"/>
            <w:szCs w:val="21"/>
          </w:rPr>
          <m:t>&gt;</m:t>
        </m:r>
        <m:r>
          <w:rPr>
            <w:rFonts w:ascii="Cambria Math" w:hAnsi="Cambria Math"/>
            <w:color w:val="000000" w:themeColor="text1"/>
            <w:szCs w:val="21"/>
          </w:rPr>
          <w:lastRenderedPageBreak/>
          <m:t>0</m:t>
        </m:r>
      </m:oMath>
      <w:r w:rsidR="004E19F0" w:rsidRPr="00411119">
        <w:rPr>
          <w:rFonts w:hint="eastAsia"/>
          <w:color w:val="000000" w:themeColor="text1"/>
          <w:szCs w:val="21"/>
        </w:rPr>
        <w:t>。我们可以使用矩阵的</w:t>
      </w:r>
      <w:r w:rsidR="004D4493" w:rsidRPr="00411119">
        <w:rPr>
          <w:rFonts w:hint="eastAsia"/>
          <w:color w:val="000000" w:themeColor="text1"/>
          <w:szCs w:val="21"/>
        </w:rPr>
        <w:t>二</w:t>
      </w:r>
      <w:r w:rsidR="004E19F0" w:rsidRPr="00411119">
        <w:rPr>
          <w:rFonts w:hint="eastAsia"/>
          <w:color w:val="000000" w:themeColor="text1"/>
          <w:szCs w:val="21"/>
        </w:rPr>
        <w:t>范数做归一化。</w:t>
      </w:r>
      <w:r w:rsidRPr="00411119">
        <w:rPr>
          <w:rFonts w:hint="eastAsia"/>
          <w:color w:val="000000" w:themeColor="text1"/>
          <w:szCs w:val="21"/>
        </w:rPr>
        <w:t>继而公式8可等价于公式1</w:t>
      </w:r>
      <w:r w:rsidRPr="00411119">
        <w:rPr>
          <w:color w:val="000000" w:themeColor="text1"/>
          <w:szCs w:val="21"/>
        </w:rPr>
        <w:t>1</w:t>
      </w:r>
      <w:r w:rsidRPr="00411119">
        <w:rPr>
          <w:rFonts w:hint="eastAsia"/>
          <w:color w:val="000000" w:themeColor="text1"/>
          <w:szCs w:val="21"/>
        </w:rPr>
        <w:t>：</w:t>
      </w:r>
    </w:p>
    <w:p w14:paraId="46E6F70C" w14:textId="7DF8B4C7" w:rsidR="004E19F0" w:rsidRDefault="004E19F0" w:rsidP="00393900">
      <w:pPr>
        <w:rPr>
          <w:color w:val="000000" w:themeColor="text1"/>
          <w:szCs w:val="21"/>
        </w:rPr>
      </w:pPr>
      <w:r>
        <w:rPr>
          <w:color w:val="000000" w:themeColor="text1"/>
          <w:szCs w:val="21"/>
        </w:rPr>
        <w:tab/>
      </w:r>
      <w:r>
        <w:rPr>
          <w:color w:val="000000" w:themeColor="text1"/>
          <w:szCs w:val="21"/>
        </w:rPr>
        <w:tab/>
      </w:r>
      <w:r>
        <w:rPr>
          <w:color w:val="000000" w:themeColor="text1"/>
          <w:szCs w:val="21"/>
        </w:rPr>
        <w:tab/>
      </w:r>
      <w:r>
        <w:rPr>
          <w:color w:val="000000" w:themeColor="text1"/>
          <w:szCs w:val="21"/>
        </w:rPr>
        <w:tab/>
      </w:r>
      <w:r w:rsidRPr="004D4493">
        <w:rPr>
          <w:color w:val="000000" w:themeColor="text1"/>
          <w:sz w:val="22"/>
        </w:rPr>
        <w:tab/>
      </w:r>
      <w:commentRangeStart w:id="274"/>
      <m:oMath>
        <m:r>
          <m:rPr>
            <m:sty m:val="p"/>
          </m:rPr>
          <w:rPr>
            <w:rFonts w:ascii="Cambria Math" w:hAnsi="Cambria Math"/>
            <w:color w:val="000000" w:themeColor="text1"/>
            <w:sz w:val="24"/>
            <w:szCs w:val="24"/>
          </w:rPr>
          <m:t>Attention</m:t>
        </m:r>
        <m:r>
          <w:rPr>
            <w:rFonts w:ascii="Cambria Math" w:hAnsi="Cambria Math"/>
            <w:color w:val="000000" w:themeColor="text1"/>
            <w:sz w:val="24"/>
            <w:szCs w:val="24"/>
          </w:rPr>
          <m:t>⁡(Q,K,V</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i</m:t>
            </m:r>
          </m:sub>
        </m:sSub>
        <m:r>
          <w:rPr>
            <w:rFonts w:ascii="Cambria Math" w:hAnsi="Cambria Math"/>
            <w:color w:val="000000" w:themeColor="text1"/>
            <w:sz w:val="24"/>
            <w:szCs w:val="24"/>
          </w:rPr>
          <m:t>=</m:t>
        </m:r>
        <m:f>
          <m:fPr>
            <m:ctrlPr>
              <w:rPr>
                <w:rFonts w:ascii="Cambria Math" w:hAnsi="Cambria Math"/>
                <w:color w:val="000000" w:themeColor="text1"/>
                <w:sz w:val="24"/>
                <w:szCs w:val="24"/>
              </w:rPr>
            </m:ctrlPr>
          </m:fPr>
          <m:num>
            <m:nary>
              <m:naryPr>
                <m:chr m:val="∑"/>
                <m:limLoc m:val="undOvr"/>
                <m:grow m:val="1"/>
                <m:ctrlPr>
                  <w:rPr>
                    <w:rFonts w:ascii="Cambria Math" w:hAnsi="Cambria Math"/>
                    <w:color w:val="000000" w:themeColor="text1"/>
                    <w:sz w:val="24"/>
                    <w:szCs w:val="24"/>
                  </w:rPr>
                </m:ctrlPr>
              </m:naryPr>
              <m:sub>
                <m:r>
                  <w:rPr>
                    <w:rFonts w:ascii="Cambria Math" w:hAnsi="Cambria Math"/>
                    <w:color w:val="000000" w:themeColor="text1"/>
                    <w:sz w:val="24"/>
                    <w:szCs w:val="24"/>
                  </w:rPr>
                  <m:t>j=1</m:t>
                </m:r>
              </m:sub>
              <m:sup>
                <m:r>
                  <w:rPr>
                    <w:rFonts w:ascii="Cambria Math" w:hAnsi="Cambria Math"/>
                    <w:color w:val="000000" w:themeColor="text1"/>
                    <w:sz w:val="24"/>
                    <w:szCs w:val="24"/>
                  </w:rPr>
                  <m:t>n</m:t>
                </m:r>
              </m:sup>
              <m:e>
                <m:r>
                  <w:rPr>
                    <w:rFonts w:ascii="Cambria Math" w:hAnsi="Cambria Math"/>
                    <w:color w:val="000000" w:themeColor="text1"/>
                    <w:sz w:val="24"/>
                    <w:szCs w:val="24"/>
                  </w:rPr>
                  <m:t> </m:t>
                </m:r>
              </m:e>
            </m:nary>
            <m:d>
              <m:dPr>
                <m:ctrlPr>
                  <w:rPr>
                    <w:rFonts w:ascii="Cambria Math" w:hAnsi="Cambria Math"/>
                    <w:color w:val="000000" w:themeColor="text1"/>
                    <w:sz w:val="24"/>
                    <w:szCs w:val="24"/>
                  </w:rPr>
                </m:ctrlPr>
              </m:dPr>
              <m:e>
                <m:r>
                  <w:rPr>
                    <w:rFonts w:ascii="Cambria Math" w:hAnsi="Cambria Math"/>
                    <w:color w:val="000000" w:themeColor="text1"/>
                    <w:sz w:val="24"/>
                    <w:szCs w:val="24"/>
                  </w:rPr>
                  <m:t>1+</m:t>
                </m:r>
                <m:sSup>
                  <m:sSupPr>
                    <m:ctrlPr>
                      <w:rPr>
                        <w:rFonts w:ascii="Cambria Math" w:hAnsi="Cambria Math"/>
                        <w:color w:val="000000" w:themeColor="text1"/>
                        <w:sz w:val="24"/>
                        <w:szCs w:val="24"/>
                      </w:rPr>
                    </m:ctrlPr>
                  </m:sSupPr>
                  <m:e>
                    <m:d>
                      <m:dPr>
                        <m:ctrlPr>
                          <w:rPr>
                            <w:rFonts w:ascii="Cambria Math" w:hAnsi="Cambria Math"/>
                            <w:color w:val="000000" w:themeColor="text1"/>
                            <w:sz w:val="24"/>
                            <w:szCs w:val="24"/>
                          </w:rPr>
                        </m:ctrlPr>
                      </m:dPr>
                      <m:e>
                        <m:f>
                          <m:fPr>
                            <m:ctrlPr>
                              <w:rPr>
                                <w:rFonts w:ascii="Cambria Math" w:hAnsi="Cambria Math"/>
                                <w:color w:val="000000" w:themeColor="text1"/>
                                <w:sz w:val="24"/>
                                <w:szCs w:val="24"/>
                              </w:rPr>
                            </m:ctrlPr>
                          </m:fPr>
                          <m:num>
                            <m:sSub>
                              <m:sSubPr>
                                <m:ctrlPr>
                                  <w:rPr>
                                    <w:rFonts w:ascii="Cambria Math" w:hAnsi="Cambria Math"/>
                                    <w:color w:val="000000" w:themeColor="text1"/>
                                    <w:sz w:val="24"/>
                                    <w:szCs w:val="24"/>
                                  </w:rPr>
                                </m:ctrlPr>
                              </m:sSubPr>
                              <m:e>
                                <m:r>
                                  <m:rPr>
                                    <m:sty m:val="bi"/>
                                  </m:rPr>
                                  <w:rPr>
                                    <w:rFonts w:ascii="Cambria Math" w:hAnsi="Cambria Math"/>
                                    <w:color w:val="000000" w:themeColor="text1"/>
                                    <w:sz w:val="24"/>
                                    <w:szCs w:val="24"/>
                                  </w:rPr>
                                  <m:t>q</m:t>
                                </m:r>
                              </m:e>
                              <m:sub>
                                <m:r>
                                  <w:rPr>
                                    <w:rFonts w:ascii="Cambria Math" w:hAnsi="Cambria Math"/>
                                    <w:color w:val="000000" w:themeColor="text1"/>
                                    <w:sz w:val="24"/>
                                    <w:szCs w:val="24"/>
                                  </w:rPr>
                                  <m:t>i</m:t>
                                </m:r>
                              </m:sub>
                            </m:sSub>
                          </m:num>
                          <m:den>
                            <m:sSub>
                              <m:sSubPr>
                                <m:ctrlPr>
                                  <w:rPr>
                                    <w:rFonts w:ascii="Cambria Math" w:hAnsi="Cambria Math"/>
                                    <w:color w:val="000000" w:themeColor="text1"/>
                                    <w:sz w:val="24"/>
                                    <w:szCs w:val="24"/>
                                  </w:rPr>
                                </m:ctrlPr>
                              </m:sSubPr>
                              <m:e>
                                <m:d>
                                  <m:dPr>
                                    <m:begChr m:val="∥"/>
                                    <m:endChr m:val="∥"/>
                                    <m:ctrlPr>
                                      <w:rPr>
                                        <w:rFonts w:ascii="Cambria Math" w:hAnsi="Cambria Math"/>
                                        <w:color w:val="000000" w:themeColor="text1"/>
                                        <w:sz w:val="24"/>
                                        <w:szCs w:val="24"/>
                                      </w:rPr>
                                    </m:ctrlPr>
                                  </m:dPr>
                                  <m:e>
                                    <m:sSub>
                                      <m:sSubPr>
                                        <m:ctrlPr>
                                          <w:rPr>
                                            <w:rFonts w:ascii="Cambria Math" w:hAnsi="Cambria Math"/>
                                            <w:color w:val="000000" w:themeColor="text1"/>
                                            <w:sz w:val="24"/>
                                            <w:szCs w:val="24"/>
                                          </w:rPr>
                                        </m:ctrlPr>
                                      </m:sSubPr>
                                      <m:e>
                                        <m:r>
                                          <m:rPr>
                                            <m:sty m:val="bi"/>
                                          </m:rPr>
                                          <w:rPr>
                                            <w:rFonts w:ascii="Cambria Math" w:hAnsi="Cambria Math"/>
                                            <w:color w:val="000000" w:themeColor="text1"/>
                                            <w:sz w:val="24"/>
                                            <w:szCs w:val="24"/>
                                          </w:rPr>
                                          <m:t>q</m:t>
                                        </m:r>
                                      </m:e>
                                      <m:sub>
                                        <m:r>
                                          <w:rPr>
                                            <w:rFonts w:ascii="Cambria Math" w:hAnsi="Cambria Math"/>
                                            <w:color w:val="000000" w:themeColor="text1"/>
                                            <w:sz w:val="24"/>
                                            <w:szCs w:val="24"/>
                                          </w:rPr>
                                          <m:t>i</m:t>
                                        </m:r>
                                      </m:sub>
                                    </m:sSub>
                                  </m:e>
                                </m:d>
                              </m:e>
                              <m:sub>
                                <m:r>
                                  <w:rPr>
                                    <w:rFonts w:ascii="Cambria Math" w:hAnsi="Cambria Math"/>
                                    <w:color w:val="000000" w:themeColor="text1"/>
                                    <w:sz w:val="24"/>
                                    <w:szCs w:val="24"/>
                                  </w:rPr>
                                  <m:t>2</m:t>
                                </m:r>
                              </m:sub>
                            </m:sSub>
                          </m:den>
                        </m:f>
                      </m:e>
                    </m:d>
                  </m:e>
                  <m:sup>
                    <m:r>
                      <w:rPr>
                        <w:rFonts w:ascii="Cambria Math" w:hAnsi="Cambria Math"/>
                        <w:color w:val="000000" w:themeColor="text1"/>
                        <w:sz w:val="24"/>
                        <w:szCs w:val="24"/>
                      </w:rPr>
                      <m:t>T</m:t>
                    </m:r>
                  </m:sup>
                </m:sSup>
                <m:d>
                  <m:dPr>
                    <m:ctrlPr>
                      <w:rPr>
                        <w:rFonts w:ascii="Cambria Math" w:hAnsi="Cambria Math"/>
                        <w:color w:val="000000" w:themeColor="text1"/>
                        <w:sz w:val="24"/>
                        <w:szCs w:val="24"/>
                      </w:rPr>
                    </m:ctrlPr>
                  </m:dPr>
                  <m:e>
                    <m:f>
                      <m:fPr>
                        <m:ctrlPr>
                          <w:rPr>
                            <w:rFonts w:ascii="Cambria Math" w:hAnsi="Cambria Math"/>
                            <w:color w:val="000000" w:themeColor="text1"/>
                            <w:sz w:val="24"/>
                            <w:szCs w:val="24"/>
                          </w:rPr>
                        </m:ctrlPr>
                      </m:fPr>
                      <m:num>
                        <m:sSub>
                          <m:sSubPr>
                            <m:ctrlPr>
                              <w:rPr>
                                <w:rFonts w:ascii="Cambria Math" w:hAnsi="Cambria Math"/>
                                <w:color w:val="000000" w:themeColor="text1"/>
                                <w:sz w:val="24"/>
                                <w:szCs w:val="24"/>
                              </w:rPr>
                            </m:ctrlPr>
                          </m:sSubPr>
                          <m:e>
                            <m:r>
                              <m:rPr>
                                <m:sty m:val="bi"/>
                              </m:rPr>
                              <w:rPr>
                                <w:rFonts w:ascii="Cambria Math" w:hAnsi="Cambria Math"/>
                                <w:color w:val="000000" w:themeColor="text1"/>
                                <w:sz w:val="24"/>
                                <w:szCs w:val="24"/>
                              </w:rPr>
                              <m:t>k</m:t>
                            </m:r>
                          </m:e>
                          <m:sub>
                            <m:r>
                              <w:rPr>
                                <w:rFonts w:ascii="Cambria Math" w:hAnsi="Cambria Math"/>
                                <w:color w:val="000000" w:themeColor="text1"/>
                                <w:sz w:val="24"/>
                                <w:szCs w:val="24"/>
                              </w:rPr>
                              <m:t>j</m:t>
                            </m:r>
                          </m:sub>
                        </m:sSub>
                      </m:num>
                      <m:den>
                        <m:sSub>
                          <m:sSubPr>
                            <m:ctrlPr>
                              <w:rPr>
                                <w:rFonts w:ascii="Cambria Math" w:hAnsi="Cambria Math"/>
                                <w:color w:val="000000" w:themeColor="text1"/>
                                <w:sz w:val="24"/>
                                <w:szCs w:val="24"/>
                              </w:rPr>
                            </m:ctrlPr>
                          </m:sSubPr>
                          <m:e>
                            <m:d>
                              <m:dPr>
                                <m:begChr m:val="∥"/>
                                <m:endChr m:val="∥"/>
                                <m:ctrlPr>
                                  <w:rPr>
                                    <w:rFonts w:ascii="Cambria Math" w:hAnsi="Cambria Math"/>
                                    <w:color w:val="000000" w:themeColor="text1"/>
                                    <w:sz w:val="24"/>
                                    <w:szCs w:val="24"/>
                                  </w:rPr>
                                </m:ctrlPr>
                              </m:dPr>
                              <m:e>
                                <m:sSub>
                                  <m:sSubPr>
                                    <m:ctrlPr>
                                      <w:rPr>
                                        <w:rFonts w:ascii="Cambria Math" w:hAnsi="Cambria Math"/>
                                        <w:color w:val="000000" w:themeColor="text1"/>
                                        <w:sz w:val="24"/>
                                        <w:szCs w:val="24"/>
                                      </w:rPr>
                                    </m:ctrlPr>
                                  </m:sSubPr>
                                  <m:e>
                                    <m:r>
                                      <m:rPr>
                                        <m:sty m:val="bi"/>
                                      </m:rPr>
                                      <w:rPr>
                                        <w:rFonts w:ascii="Cambria Math" w:hAnsi="Cambria Math"/>
                                        <w:color w:val="000000" w:themeColor="text1"/>
                                        <w:sz w:val="24"/>
                                        <w:szCs w:val="24"/>
                                      </w:rPr>
                                      <m:t>k</m:t>
                                    </m:r>
                                  </m:e>
                                  <m:sub>
                                    <m:r>
                                      <w:rPr>
                                        <w:rFonts w:ascii="Cambria Math" w:hAnsi="Cambria Math"/>
                                        <w:color w:val="000000" w:themeColor="text1"/>
                                        <w:sz w:val="24"/>
                                        <w:szCs w:val="24"/>
                                      </w:rPr>
                                      <m:t>j</m:t>
                                    </m:r>
                                  </m:sub>
                                </m:sSub>
                              </m:e>
                            </m:d>
                          </m:e>
                          <m:sub>
                            <m:r>
                              <w:rPr>
                                <w:rFonts w:ascii="Cambria Math" w:hAnsi="Cambria Math"/>
                                <w:color w:val="000000" w:themeColor="text1"/>
                                <w:sz w:val="24"/>
                                <w:szCs w:val="24"/>
                              </w:rPr>
                              <m:t>2</m:t>
                            </m:r>
                          </m:sub>
                        </m:sSub>
                      </m:den>
                    </m:f>
                  </m:e>
                </m:d>
              </m:e>
            </m:d>
            <m:sSub>
              <m:sSubPr>
                <m:ctrlPr>
                  <w:rPr>
                    <w:rFonts w:ascii="Cambria Math" w:hAnsi="Cambria Math"/>
                    <w:color w:val="000000" w:themeColor="text1"/>
                    <w:sz w:val="24"/>
                    <w:szCs w:val="24"/>
                  </w:rPr>
                </m:ctrlPr>
              </m:sSubPr>
              <m:e>
                <m:r>
                  <m:rPr>
                    <m:sty m:val="bi"/>
                  </m:rPr>
                  <w:rPr>
                    <w:rFonts w:ascii="Cambria Math" w:hAnsi="Cambria Math"/>
                    <w:color w:val="000000" w:themeColor="text1"/>
                    <w:sz w:val="24"/>
                    <w:szCs w:val="24"/>
                  </w:rPr>
                  <m:t>v</m:t>
                </m:r>
              </m:e>
              <m:sub>
                <m:r>
                  <w:rPr>
                    <w:rFonts w:ascii="Cambria Math" w:hAnsi="Cambria Math"/>
                    <w:color w:val="000000" w:themeColor="text1"/>
                    <w:sz w:val="24"/>
                    <w:szCs w:val="24"/>
                  </w:rPr>
                  <m:t>j</m:t>
                </m:r>
              </m:sub>
            </m:sSub>
          </m:num>
          <m:den>
            <m:nary>
              <m:naryPr>
                <m:chr m:val="∑"/>
                <m:limLoc m:val="undOvr"/>
                <m:grow m:val="1"/>
                <m:ctrlPr>
                  <w:rPr>
                    <w:rFonts w:ascii="Cambria Math" w:hAnsi="Cambria Math"/>
                    <w:color w:val="000000" w:themeColor="text1"/>
                    <w:sz w:val="24"/>
                    <w:szCs w:val="24"/>
                  </w:rPr>
                </m:ctrlPr>
              </m:naryPr>
              <m:sub>
                <m:r>
                  <w:rPr>
                    <w:rFonts w:ascii="Cambria Math" w:hAnsi="Cambria Math"/>
                    <w:color w:val="000000" w:themeColor="text1"/>
                    <w:sz w:val="24"/>
                    <w:szCs w:val="24"/>
                  </w:rPr>
                  <m:t>j=1</m:t>
                </m:r>
              </m:sub>
              <m:sup>
                <m:r>
                  <w:rPr>
                    <w:rFonts w:ascii="Cambria Math" w:hAnsi="Cambria Math" w:hint="eastAsia"/>
                    <w:color w:val="000000" w:themeColor="text1"/>
                    <w:sz w:val="24"/>
                    <w:szCs w:val="24"/>
                  </w:rPr>
                  <m:t>n</m:t>
                </m:r>
              </m:sup>
              <m:e>
                <m:r>
                  <w:rPr>
                    <w:rFonts w:ascii="Cambria Math" w:hAnsi="Cambria Math"/>
                    <w:color w:val="000000" w:themeColor="text1"/>
                    <w:sz w:val="24"/>
                    <w:szCs w:val="24"/>
                  </w:rPr>
                  <m:t> </m:t>
                </m:r>
              </m:e>
            </m:nary>
            <m:d>
              <m:dPr>
                <m:ctrlPr>
                  <w:rPr>
                    <w:rFonts w:ascii="Cambria Math" w:hAnsi="Cambria Math"/>
                    <w:color w:val="000000" w:themeColor="text1"/>
                    <w:sz w:val="24"/>
                    <w:szCs w:val="24"/>
                  </w:rPr>
                </m:ctrlPr>
              </m:dPr>
              <m:e>
                <m:r>
                  <w:rPr>
                    <w:rFonts w:ascii="Cambria Math" w:hAnsi="Cambria Math"/>
                    <w:color w:val="000000" w:themeColor="text1"/>
                    <w:sz w:val="24"/>
                    <w:szCs w:val="24"/>
                  </w:rPr>
                  <m:t>1+</m:t>
                </m:r>
                <m:sSup>
                  <m:sSupPr>
                    <m:ctrlPr>
                      <w:rPr>
                        <w:rFonts w:ascii="Cambria Math" w:hAnsi="Cambria Math"/>
                        <w:color w:val="000000" w:themeColor="text1"/>
                        <w:sz w:val="24"/>
                        <w:szCs w:val="24"/>
                      </w:rPr>
                    </m:ctrlPr>
                  </m:sSupPr>
                  <m:e>
                    <m:d>
                      <m:dPr>
                        <m:ctrlPr>
                          <w:rPr>
                            <w:rFonts w:ascii="Cambria Math" w:hAnsi="Cambria Math"/>
                            <w:color w:val="000000" w:themeColor="text1"/>
                            <w:sz w:val="24"/>
                            <w:szCs w:val="24"/>
                          </w:rPr>
                        </m:ctrlPr>
                      </m:dPr>
                      <m:e>
                        <m:f>
                          <m:fPr>
                            <m:ctrlPr>
                              <w:rPr>
                                <w:rFonts w:ascii="Cambria Math" w:hAnsi="Cambria Math"/>
                                <w:color w:val="000000" w:themeColor="text1"/>
                                <w:sz w:val="24"/>
                                <w:szCs w:val="24"/>
                              </w:rPr>
                            </m:ctrlPr>
                          </m:fPr>
                          <m:num>
                            <m:sSub>
                              <m:sSubPr>
                                <m:ctrlPr>
                                  <w:rPr>
                                    <w:rFonts w:ascii="Cambria Math" w:hAnsi="Cambria Math"/>
                                    <w:color w:val="000000" w:themeColor="text1"/>
                                    <w:sz w:val="24"/>
                                    <w:szCs w:val="24"/>
                                  </w:rPr>
                                </m:ctrlPr>
                              </m:sSubPr>
                              <m:e>
                                <m:r>
                                  <m:rPr>
                                    <m:sty m:val="bi"/>
                                  </m:rPr>
                                  <w:rPr>
                                    <w:rFonts w:ascii="Cambria Math" w:hAnsi="Cambria Math"/>
                                    <w:color w:val="000000" w:themeColor="text1"/>
                                    <w:sz w:val="24"/>
                                    <w:szCs w:val="24"/>
                                  </w:rPr>
                                  <m:t>q</m:t>
                                </m:r>
                              </m:e>
                              <m:sub>
                                <m:r>
                                  <w:rPr>
                                    <w:rFonts w:ascii="Cambria Math" w:hAnsi="Cambria Math"/>
                                    <w:color w:val="000000" w:themeColor="text1"/>
                                    <w:sz w:val="24"/>
                                    <w:szCs w:val="24"/>
                                  </w:rPr>
                                  <m:t>i</m:t>
                                </m:r>
                              </m:sub>
                            </m:sSub>
                          </m:num>
                          <m:den>
                            <m:sSub>
                              <m:sSubPr>
                                <m:ctrlPr>
                                  <w:rPr>
                                    <w:rFonts w:ascii="Cambria Math" w:hAnsi="Cambria Math"/>
                                    <w:color w:val="000000" w:themeColor="text1"/>
                                    <w:sz w:val="24"/>
                                    <w:szCs w:val="24"/>
                                  </w:rPr>
                                </m:ctrlPr>
                              </m:sSubPr>
                              <m:e>
                                <m:d>
                                  <m:dPr>
                                    <m:begChr m:val="∥"/>
                                    <m:endChr m:val="∥"/>
                                    <m:ctrlPr>
                                      <w:rPr>
                                        <w:rFonts w:ascii="Cambria Math" w:hAnsi="Cambria Math"/>
                                        <w:color w:val="000000" w:themeColor="text1"/>
                                        <w:sz w:val="24"/>
                                        <w:szCs w:val="24"/>
                                      </w:rPr>
                                    </m:ctrlPr>
                                  </m:dPr>
                                  <m:e>
                                    <m:sSub>
                                      <m:sSubPr>
                                        <m:ctrlPr>
                                          <w:rPr>
                                            <w:rFonts w:ascii="Cambria Math" w:hAnsi="Cambria Math"/>
                                            <w:color w:val="000000" w:themeColor="text1"/>
                                            <w:sz w:val="24"/>
                                            <w:szCs w:val="24"/>
                                          </w:rPr>
                                        </m:ctrlPr>
                                      </m:sSubPr>
                                      <m:e>
                                        <m:r>
                                          <m:rPr>
                                            <m:sty m:val="bi"/>
                                          </m:rPr>
                                          <w:rPr>
                                            <w:rFonts w:ascii="Cambria Math" w:hAnsi="Cambria Math"/>
                                            <w:color w:val="000000" w:themeColor="text1"/>
                                            <w:sz w:val="24"/>
                                            <w:szCs w:val="24"/>
                                          </w:rPr>
                                          <m:t>q</m:t>
                                        </m:r>
                                      </m:e>
                                      <m:sub>
                                        <m:r>
                                          <w:rPr>
                                            <w:rFonts w:ascii="Cambria Math" w:hAnsi="Cambria Math"/>
                                            <w:color w:val="000000" w:themeColor="text1"/>
                                            <w:sz w:val="24"/>
                                            <w:szCs w:val="24"/>
                                          </w:rPr>
                                          <m:t>i</m:t>
                                        </m:r>
                                      </m:sub>
                                    </m:sSub>
                                  </m:e>
                                </m:d>
                              </m:e>
                              <m:sub>
                                <m:r>
                                  <w:rPr>
                                    <w:rFonts w:ascii="Cambria Math" w:hAnsi="Cambria Math"/>
                                    <w:color w:val="000000" w:themeColor="text1"/>
                                    <w:sz w:val="24"/>
                                    <w:szCs w:val="24"/>
                                  </w:rPr>
                                  <m:t>2</m:t>
                                </m:r>
                              </m:sub>
                            </m:sSub>
                          </m:den>
                        </m:f>
                      </m:e>
                    </m:d>
                  </m:e>
                  <m:sup>
                    <m:r>
                      <w:rPr>
                        <w:rFonts w:ascii="Cambria Math" w:hAnsi="Cambria Math"/>
                        <w:color w:val="000000" w:themeColor="text1"/>
                        <w:sz w:val="24"/>
                        <w:szCs w:val="24"/>
                      </w:rPr>
                      <m:t>T</m:t>
                    </m:r>
                  </m:sup>
                </m:sSup>
                <m:d>
                  <m:dPr>
                    <m:ctrlPr>
                      <w:rPr>
                        <w:rFonts w:ascii="Cambria Math" w:hAnsi="Cambria Math"/>
                        <w:color w:val="000000" w:themeColor="text1"/>
                        <w:sz w:val="24"/>
                        <w:szCs w:val="24"/>
                      </w:rPr>
                    </m:ctrlPr>
                  </m:dPr>
                  <m:e>
                    <m:f>
                      <m:fPr>
                        <m:ctrlPr>
                          <w:rPr>
                            <w:rFonts w:ascii="Cambria Math" w:hAnsi="Cambria Math"/>
                            <w:color w:val="000000" w:themeColor="text1"/>
                            <w:sz w:val="24"/>
                            <w:szCs w:val="24"/>
                          </w:rPr>
                        </m:ctrlPr>
                      </m:fPr>
                      <m:num>
                        <m:sSub>
                          <m:sSubPr>
                            <m:ctrlPr>
                              <w:rPr>
                                <w:rFonts w:ascii="Cambria Math" w:hAnsi="Cambria Math"/>
                                <w:color w:val="000000" w:themeColor="text1"/>
                                <w:sz w:val="24"/>
                                <w:szCs w:val="24"/>
                              </w:rPr>
                            </m:ctrlPr>
                          </m:sSubPr>
                          <m:e>
                            <m:r>
                              <m:rPr>
                                <m:sty m:val="bi"/>
                              </m:rPr>
                              <w:rPr>
                                <w:rFonts w:ascii="Cambria Math" w:hAnsi="Cambria Math"/>
                                <w:color w:val="000000" w:themeColor="text1"/>
                                <w:sz w:val="24"/>
                                <w:szCs w:val="24"/>
                              </w:rPr>
                              <m:t>k</m:t>
                            </m:r>
                          </m:e>
                          <m:sub>
                            <m:r>
                              <w:rPr>
                                <w:rFonts w:ascii="Cambria Math" w:hAnsi="Cambria Math"/>
                                <w:color w:val="000000" w:themeColor="text1"/>
                                <w:sz w:val="24"/>
                                <w:szCs w:val="24"/>
                              </w:rPr>
                              <m:t>j</m:t>
                            </m:r>
                          </m:sub>
                        </m:sSub>
                      </m:num>
                      <m:den>
                        <m:sSub>
                          <m:sSubPr>
                            <m:ctrlPr>
                              <w:rPr>
                                <w:rFonts w:ascii="Cambria Math" w:hAnsi="Cambria Math"/>
                                <w:color w:val="000000" w:themeColor="text1"/>
                                <w:sz w:val="24"/>
                                <w:szCs w:val="24"/>
                              </w:rPr>
                            </m:ctrlPr>
                          </m:sSubPr>
                          <m:e>
                            <m:d>
                              <m:dPr>
                                <m:begChr m:val="∥"/>
                                <m:endChr m:val="∥"/>
                                <m:ctrlPr>
                                  <w:rPr>
                                    <w:rFonts w:ascii="Cambria Math" w:hAnsi="Cambria Math"/>
                                    <w:color w:val="000000" w:themeColor="text1"/>
                                    <w:sz w:val="24"/>
                                    <w:szCs w:val="24"/>
                                  </w:rPr>
                                </m:ctrlPr>
                              </m:dPr>
                              <m:e>
                                <m:sSub>
                                  <m:sSubPr>
                                    <m:ctrlPr>
                                      <w:rPr>
                                        <w:rFonts w:ascii="Cambria Math" w:hAnsi="Cambria Math"/>
                                        <w:color w:val="000000" w:themeColor="text1"/>
                                        <w:sz w:val="24"/>
                                        <w:szCs w:val="24"/>
                                      </w:rPr>
                                    </m:ctrlPr>
                                  </m:sSubPr>
                                  <m:e>
                                    <m:r>
                                      <m:rPr>
                                        <m:sty m:val="bi"/>
                                      </m:rPr>
                                      <w:rPr>
                                        <w:rFonts w:ascii="Cambria Math" w:hAnsi="Cambria Math"/>
                                        <w:color w:val="000000" w:themeColor="text1"/>
                                        <w:sz w:val="24"/>
                                        <w:szCs w:val="24"/>
                                      </w:rPr>
                                      <m:t>k</m:t>
                                    </m:r>
                                  </m:e>
                                  <m:sub>
                                    <m:r>
                                      <w:rPr>
                                        <w:rFonts w:ascii="Cambria Math" w:hAnsi="Cambria Math"/>
                                        <w:color w:val="000000" w:themeColor="text1"/>
                                        <w:sz w:val="24"/>
                                        <w:szCs w:val="24"/>
                                      </w:rPr>
                                      <m:t>j</m:t>
                                    </m:r>
                                  </m:sub>
                                </m:sSub>
                              </m:e>
                            </m:d>
                          </m:e>
                          <m:sub>
                            <m:r>
                              <w:rPr>
                                <w:rFonts w:ascii="Cambria Math" w:hAnsi="Cambria Math"/>
                                <w:color w:val="000000" w:themeColor="text1"/>
                                <w:sz w:val="24"/>
                                <w:szCs w:val="24"/>
                              </w:rPr>
                              <m:t>2</m:t>
                            </m:r>
                          </m:sub>
                        </m:sSub>
                      </m:den>
                    </m:f>
                  </m:e>
                </m:d>
              </m:e>
            </m:d>
          </m:den>
        </m:f>
      </m:oMath>
      <w:r w:rsidR="004D4493" w:rsidRPr="004D4493">
        <w:rPr>
          <w:rFonts w:hint="eastAsia"/>
          <w:color w:val="000000" w:themeColor="text1"/>
          <w:sz w:val="22"/>
        </w:rPr>
        <w:t xml:space="preserve"> </w:t>
      </w:r>
      <w:r w:rsidR="004D4493" w:rsidRPr="004D4493">
        <w:rPr>
          <w:color w:val="000000" w:themeColor="text1"/>
          <w:sz w:val="22"/>
        </w:rPr>
        <w:t xml:space="preserve">         </w:t>
      </w:r>
      <w:r w:rsidR="004D4493">
        <w:rPr>
          <w:color w:val="000000" w:themeColor="text1"/>
          <w:szCs w:val="21"/>
        </w:rPr>
        <w:t>(11)</w:t>
      </w:r>
      <w:commentRangeEnd w:id="274"/>
      <w:r w:rsidR="005D49BE">
        <w:rPr>
          <w:rStyle w:val="ad"/>
        </w:rPr>
        <w:commentReference w:id="274"/>
      </w:r>
    </w:p>
    <w:p w14:paraId="175887F7" w14:textId="5C91BFC2" w:rsidR="004D4493" w:rsidRDefault="004D4493" w:rsidP="00393900">
      <w:pPr>
        <w:rPr>
          <w:ins w:id="275" w:author="tang chi" w:date="2022-07-17T19:32:00Z"/>
          <w:color w:val="000000" w:themeColor="text1"/>
          <w:szCs w:val="21"/>
        </w:rPr>
      </w:pPr>
      <w:r>
        <w:rPr>
          <w:rFonts w:hint="eastAsia"/>
          <w:color w:val="000000" w:themeColor="text1"/>
          <w:szCs w:val="21"/>
        </w:rPr>
        <w:t>通过修改原有的注意力机制形式，我们完成了空间线性注意力机制的构建。</w:t>
      </w:r>
    </w:p>
    <w:p w14:paraId="5E765B01" w14:textId="6F6737D3" w:rsidR="00265E42" w:rsidRPr="003408D1" w:rsidRDefault="00265E42" w:rsidP="00393900">
      <w:pPr>
        <w:rPr>
          <w:rFonts w:asciiTheme="minorEastAsia" w:hAnsiTheme="minorEastAsia"/>
          <w:color w:val="000000" w:themeColor="text1"/>
          <w:szCs w:val="21"/>
          <w:rPrChange w:id="276" w:author="tang chi" w:date="2022-07-27T17:28:00Z">
            <w:rPr>
              <w:color w:val="000000" w:themeColor="text1"/>
              <w:szCs w:val="21"/>
            </w:rPr>
          </w:rPrChange>
        </w:rPr>
      </w:pPr>
      <w:ins w:id="277" w:author="tang chi" w:date="2022-07-17T19:32:00Z">
        <w:r w:rsidRPr="003408D1">
          <w:rPr>
            <w:rFonts w:asciiTheme="minorEastAsia" w:hAnsiTheme="minorEastAsia"/>
            <w:color w:val="000000" w:themeColor="text1"/>
            <w:szCs w:val="21"/>
            <w:rPrChange w:id="278" w:author="tang chi" w:date="2022-07-27T17:28:00Z">
              <w:rPr>
                <w:color w:val="000000" w:themeColor="text1"/>
                <w:szCs w:val="21"/>
              </w:rPr>
            </w:rPrChange>
          </w:rPr>
          <w:t>E 损失函数</w:t>
        </w:r>
      </w:ins>
    </w:p>
    <w:p w14:paraId="5A8F29C4" w14:textId="1485193F" w:rsidR="00FC7E73" w:rsidRPr="003408D1" w:rsidRDefault="00F73136" w:rsidP="00FC7E73">
      <w:pPr>
        <w:pStyle w:val="3"/>
        <w:shd w:val="clear" w:color="auto" w:fill="FFFFFF"/>
        <w:spacing w:before="120" w:after="240" w:line="420" w:lineRule="atLeast"/>
        <w:rPr>
          <w:ins w:id="279" w:author="tang chi" w:date="2022-07-26T20:38:00Z"/>
          <w:rFonts w:asciiTheme="minorEastAsia" w:hAnsiTheme="minorEastAsia"/>
          <w:b w:val="0"/>
          <w:bCs w:val="0"/>
          <w:color w:val="4F4F4F"/>
          <w:sz w:val="21"/>
          <w:szCs w:val="21"/>
        </w:rPr>
      </w:pPr>
      <w:ins w:id="280" w:author="tang chi" w:date="2022-07-23T00:43:00Z">
        <w:r w:rsidRPr="003408D1">
          <w:rPr>
            <w:rFonts w:asciiTheme="minorEastAsia" w:hAnsiTheme="minorEastAsia" w:hint="eastAsia"/>
            <w:b w:val="0"/>
            <w:bCs w:val="0"/>
            <w:color w:val="000000" w:themeColor="text1"/>
            <w:sz w:val="21"/>
            <w:szCs w:val="21"/>
            <w:rPrChange w:id="281" w:author="tang chi" w:date="2022-07-27T17:28:00Z">
              <w:rPr>
                <w:rFonts w:hint="eastAsia"/>
                <w:color w:val="000000" w:themeColor="text1"/>
                <w:szCs w:val="21"/>
              </w:rPr>
            </w:rPrChange>
          </w:rPr>
          <w:t>由于</w:t>
        </w:r>
      </w:ins>
      <w:ins w:id="282" w:author="tang chi" w:date="2022-07-23T00:41:00Z">
        <w:r w:rsidRPr="003408D1">
          <w:rPr>
            <w:rFonts w:asciiTheme="minorEastAsia" w:hAnsiTheme="minorEastAsia" w:hint="eastAsia"/>
            <w:b w:val="0"/>
            <w:bCs w:val="0"/>
            <w:color w:val="000000" w:themeColor="text1"/>
            <w:sz w:val="21"/>
            <w:szCs w:val="21"/>
            <w:rPrChange w:id="283" w:author="tang chi" w:date="2022-07-27T17:28:00Z">
              <w:rPr>
                <w:rFonts w:hint="eastAsia"/>
                <w:color w:val="000000" w:themeColor="text1"/>
                <w:szCs w:val="21"/>
              </w:rPr>
            </w:rPrChange>
          </w:rPr>
          <w:t>新冠肺炎</w:t>
        </w:r>
        <w:r w:rsidRPr="003408D1">
          <w:rPr>
            <w:rFonts w:asciiTheme="minorEastAsia" w:hAnsiTheme="minorEastAsia"/>
            <w:b w:val="0"/>
            <w:bCs w:val="0"/>
            <w:color w:val="000000" w:themeColor="text1"/>
            <w:sz w:val="21"/>
            <w:szCs w:val="21"/>
            <w:rPrChange w:id="284" w:author="tang chi" w:date="2022-07-27T17:28:00Z">
              <w:rPr>
                <w:color w:val="000000" w:themeColor="text1"/>
                <w:szCs w:val="21"/>
              </w:rPr>
            </w:rPrChange>
          </w:rPr>
          <w:t>CT图像</w:t>
        </w:r>
        <w:r w:rsidRPr="003408D1">
          <w:rPr>
            <w:rFonts w:asciiTheme="minorEastAsia" w:hAnsiTheme="minorEastAsia" w:hint="eastAsia"/>
            <w:b w:val="0"/>
            <w:bCs w:val="0"/>
            <w:color w:val="000000" w:themeColor="text1"/>
            <w:sz w:val="21"/>
            <w:szCs w:val="21"/>
            <w:rPrChange w:id="285" w:author="tang chi" w:date="2022-07-27T17:28:00Z">
              <w:rPr>
                <w:rFonts w:hint="eastAsia"/>
                <w:color w:val="000000" w:themeColor="text1"/>
                <w:szCs w:val="21"/>
              </w:rPr>
            </w:rPrChange>
          </w:rPr>
          <w:t>中</w:t>
        </w:r>
      </w:ins>
      <w:ins w:id="286" w:author="tang chi" w:date="2022-07-23T00:44:00Z">
        <w:r w:rsidRPr="003408D1">
          <w:rPr>
            <w:rFonts w:asciiTheme="minorEastAsia" w:hAnsiTheme="minorEastAsia" w:hint="eastAsia"/>
            <w:b w:val="0"/>
            <w:bCs w:val="0"/>
            <w:color w:val="000000" w:themeColor="text1"/>
            <w:sz w:val="21"/>
            <w:szCs w:val="21"/>
            <w:rPrChange w:id="287" w:author="tang chi" w:date="2022-07-27T17:28:00Z">
              <w:rPr>
                <w:rFonts w:hint="eastAsia"/>
                <w:color w:val="000000" w:themeColor="text1"/>
                <w:szCs w:val="21"/>
              </w:rPr>
            </w:rPrChange>
          </w:rPr>
          <w:t>存在小</w:t>
        </w:r>
      </w:ins>
      <w:ins w:id="288" w:author="tang chi" w:date="2022-07-23T00:50:00Z">
        <w:r w:rsidR="00411119" w:rsidRPr="003408D1">
          <w:rPr>
            <w:rFonts w:asciiTheme="minorEastAsia" w:hAnsiTheme="minorEastAsia" w:hint="eastAsia"/>
            <w:b w:val="0"/>
            <w:bCs w:val="0"/>
            <w:color w:val="000000" w:themeColor="text1"/>
            <w:sz w:val="21"/>
            <w:szCs w:val="21"/>
            <w:rPrChange w:id="289" w:author="tang chi" w:date="2022-07-27T17:28:00Z">
              <w:rPr>
                <w:rFonts w:hint="eastAsia"/>
                <w:color w:val="000000" w:themeColor="text1"/>
                <w:szCs w:val="21"/>
              </w:rPr>
            </w:rPrChange>
          </w:rPr>
          <w:t>的</w:t>
        </w:r>
      </w:ins>
      <w:ins w:id="290" w:author="tang chi" w:date="2022-07-23T00:44:00Z">
        <w:r w:rsidRPr="003408D1">
          <w:rPr>
            <w:rFonts w:asciiTheme="minorEastAsia" w:hAnsiTheme="minorEastAsia" w:hint="eastAsia"/>
            <w:b w:val="0"/>
            <w:bCs w:val="0"/>
            <w:color w:val="000000" w:themeColor="text1"/>
            <w:sz w:val="21"/>
            <w:szCs w:val="21"/>
            <w:rPrChange w:id="291" w:author="tang chi" w:date="2022-07-27T17:28:00Z">
              <w:rPr>
                <w:rFonts w:hint="eastAsia"/>
                <w:color w:val="000000" w:themeColor="text1"/>
                <w:szCs w:val="21"/>
              </w:rPr>
            </w:rPrChange>
          </w:rPr>
          <w:t>病变，</w:t>
        </w:r>
      </w:ins>
      <w:ins w:id="292" w:author="tang chi" w:date="2022-07-26T16:31:00Z">
        <w:r w:rsidR="00020936" w:rsidRPr="003408D1">
          <w:rPr>
            <w:rFonts w:asciiTheme="minorEastAsia" w:hAnsiTheme="minorEastAsia" w:hint="eastAsia"/>
            <w:b w:val="0"/>
            <w:bCs w:val="0"/>
            <w:color w:val="000000" w:themeColor="text1"/>
            <w:sz w:val="21"/>
            <w:szCs w:val="21"/>
            <w:rPrChange w:id="293" w:author="tang chi" w:date="2022-07-27T17:28:00Z">
              <w:rPr>
                <w:rFonts w:hint="eastAsia"/>
                <w:color w:val="000000" w:themeColor="text1"/>
                <w:szCs w:val="21"/>
              </w:rPr>
            </w:rPrChange>
          </w:rPr>
          <w:t>而且</w:t>
        </w:r>
      </w:ins>
      <w:ins w:id="294" w:author="tang chi" w:date="2022-07-23T00:51:00Z">
        <w:r w:rsidR="00411119" w:rsidRPr="003408D1">
          <w:rPr>
            <w:rFonts w:asciiTheme="minorEastAsia" w:hAnsiTheme="minorEastAsia" w:hint="eastAsia"/>
            <w:b w:val="0"/>
            <w:bCs w:val="0"/>
            <w:color w:val="000000" w:themeColor="text1"/>
            <w:sz w:val="21"/>
            <w:szCs w:val="21"/>
            <w:rPrChange w:id="295" w:author="tang chi" w:date="2022-07-27T17:28:00Z">
              <w:rPr>
                <w:rFonts w:hint="eastAsia"/>
                <w:color w:val="000000" w:themeColor="text1"/>
                <w:szCs w:val="21"/>
              </w:rPr>
            </w:rPrChange>
          </w:rPr>
          <w:t>新冠肺炎早期的临床表现并不明显，</w:t>
        </w:r>
        <w:r w:rsidR="00411119" w:rsidRPr="003408D1">
          <w:rPr>
            <w:rFonts w:asciiTheme="minorEastAsia" w:hAnsiTheme="minorEastAsia"/>
            <w:b w:val="0"/>
            <w:bCs w:val="0"/>
            <w:color w:val="000000" w:themeColor="text1"/>
            <w:sz w:val="21"/>
            <w:szCs w:val="21"/>
            <w:rPrChange w:id="296" w:author="tang chi" w:date="2022-07-27T17:28:00Z">
              <w:rPr>
                <w:color w:val="000000" w:themeColor="text1"/>
                <w:szCs w:val="21"/>
              </w:rPr>
            </w:rPrChange>
          </w:rPr>
          <w:t>CT</w:t>
        </w:r>
        <w:r w:rsidR="00411119" w:rsidRPr="003408D1">
          <w:rPr>
            <w:rFonts w:asciiTheme="minorEastAsia" w:hAnsiTheme="minorEastAsia" w:hint="eastAsia"/>
            <w:b w:val="0"/>
            <w:bCs w:val="0"/>
            <w:color w:val="000000" w:themeColor="text1"/>
            <w:sz w:val="21"/>
            <w:szCs w:val="21"/>
            <w:rPrChange w:id="297" w:author="tang chi" w:date="2022-07-27T17:28:00Z">
              <w:rPr>
                <w:rFonts w:hint="eastAsia"/>
                <w:color w:val="000000" w:themeColor="text1"/>
                <w:szCs w:val="21"/>
              </w:rPr>
            </w:rPrChange>
          </w:rPr>
          <w:t>图像中小病变部分可作为新冠肺炎早期诊断的依据，</w:t>
        </w:r>
      </w:ins>
      <w:ins w:id="298" w:author="tang chi" w:date="2022-07-26T16:44:00Z">
        <w:r w:rsidR="00E44784" w:rsidRPr="003408D1">
          <w:rPr>
            <w:rFonts w:asciiTheme="minorEastAsia" w:hAnsiTheme="minorEastAsia" w:hint="eastAsia"/>
            <w:b w:val="0"/>
            <w:bCs w:val="0"/>
            <w:color w:val="000000" w:themeColor="text1"/>
            <w:sz w:val="21"/>
            <w:szCs w:val="21"/>
            <w:rPrChange w:id="299" w:author="tang chi" w:date="2022-07-27T17:28:00Z">
              <w:rPr>
                <w:rFonts w:hint="eastAsia"/>
                <w:color w:val="000000" w:themeColor="text1"/>
                <w:szCs w:val="21"/>
              </w:rPr>
            </w:rPrChange>
          </w:rPr>
          <w:t>而当目标区域占的像素比例</w:t>
        </w:r>
      </w:ins>
      <w:ins w:id="300" w:author="tang chi" w:date="2022-07-26T16:45:00Z">
        <w:r w:rsidR="00E44784" w:rsidRPr="003408D1">
          <w:rPr>
            <w:rFonts w:asciiTheme="minorEastAsia" w:hAnsiTheme="minorEastAsia" w:hint="eastAsia"/>
            <w:b w:val="0"/>
            <w:bCs w:val="0"/>
            <w:color w:val="000000" w:themeColor="text1"/>
            <w:sz w:val="21"/>
            <w:szCs w:val="21"/>
            <w:rPrChange w:id="301" w:author="tang chi" w:date="2022-07-27T17:28:00Z">
              <w:rPr>
                <w:rFonts w:hint="eastAsia"/>
                <w:color w:val="000000" w:themeColor="text1"/>
                <w:szCs w:val="21"/>
              </w:rPr>
            </w:rPrChange>
          </w:rPr>
          <w:t>较小时，网络训练便较为困难，所以</w:t>
        </w:r>
      </w:ins>
      <w:ins w:id="302" w:author="tang chi" w:date="2022-07-23T00:51:00Z">
        <w:r w:rsidR="00411119" w:rsidRPr="003408D1">
          <w:rPr>
            <w:rFonts w:asciiTheme="minorEastAsia" w:hAnsiTheme="minorEastAsia" w:hint="eastAsia"/>
            <w:b w:val="0"/>
            <w:bCs w:val="0"/>
            <w:color w:val="000000" w:themeColor="text1"/>
            <w:sz w:val="21"/>
            <w:szCs w:val="21"/>
            <w:rPrChange w:id="303" w:author="tang chi" w:date="2022-07-27T17:28:00Z">
              <w:rPr>
                <w:rFonts w:hint="eastAsia"/>
                <w:color w:val="000000" w:themeColor="text1"/>
                <w:szCs w:val="21"/>
              </w:rPr>
            </w:rPrChange>
          </w:rPr>
          <w:t>小病变</w:t>
        </w:r>
      </w:ins>
      <w:ins w:id="304" w:author="tang chi" w:date="2022-07-23T00:44:00Z">
        <w:r w:rsidRPr="003408D1">
          <w:rPr>
            <w:rFonts w:asciiTheme="minorEastAsia" w:hAnsiTheme="minorEastAsia" w:hint="eastAsia"/>
            <w:b w:val="0"/>
            <w:bCs w:val="0"/>
            <w:color w:val="000000" w:themeColor="text1"/>
            <w:sz w:val="21"/>
            <w:szCs w:val="21"/>
            <w:rPrChange w:id="305" w:author="tang chi" w:date="2022-07-27T17:28:00Z">
              <w:rPr>
                <w:rFonts w:hint="eastAsia"/>
                <w:color w:val="000000" w:themeColor="text1"/>
                <w:szCs w:val="21"/>
              </w:rPr>
            </w:rPrChange>
          </w:rPr>
          <w:t>在网络训练过程中容易被忽略。</w:t>
        </w:r>
      </w:ins>
      <w:ins w:id="306" w:author="tang chi" w:date="2022-07-23T00:50:00Z">
        <w:r w:rsidR="00411119" w:rsidRPr="003408D1">
          <w:rPr>
            <w:rFonts w:asciiTheme="minorEastAsia" w:hAnsiTheme="minorEastAsia" w:hint="eastAsia"/>
            <w:b w:val="0"/>
            <w:bCs w:val="0"/>
            <w:color w:val="000000" w:themeColor="text1"/>
            <w:sz w:val="21"/>
            <w:szCs w:val="21"/>
            <w:rPrChange w:id="307" w:author="tang chi" w:date="2022-07-27T17:28:00Z">
              <w:rPr>
                <w:rFonts w:hint="eastAsia"/>
                <w:color w:val="000000" w:themeColor="text1"/>
                <w:szCs w:val="21"/>
              </w:rPr>
            </w:rPrChange>
          </w:rPr>
          <w:t>因此，在完成网络的搭建后，选择合适的损失函数至关重要</w:t>
        </w:r>
      </w:ins>
      <w:ins w:id="308" w:author="tang chi" w:date="2022-07-23T00:51:00Z">
        <w:r w:rsidR="00411119" w:rsidRPr="003408D1">
          <w:rPr>
            <w:rFonts w:asciiTheme="minorEastAsia" w:hAnsiTheme="minorEastAsia" w:hint="eastAsia"/>
            <w:b w:val="0"/>
            <w:bCs w:val="0"/>
            <w:color w:val="000000" w:themeColor="text1"/>
            <w:sz w:val="21"/>
            <w:szCs w:val="21"/>
            <w:rPrChange w:id="309" w:author="tang chi" w:date="2022-07-27T17:28:00Z">
              <w:rPr>
                <w:rFonts w:hint="eastAsia"/>
                <w:color w:val="000000" w:themeColor="text1"/>
                <w:szCs w:val="21"/>
              </w:rPr>
            </w:rPrChange>
          </w:rPr>
          <w:t>，</w:t>
        </w:r>
      </w:ins>
      <w:ins w:id="310" w:author="tang chi" w:date="2022-07-23T00:50:00Z">
        <w:r w:rsidR="00411119" w:rsidRPr="003408D1">
          <w:rPr>
            <w:rFonts w:asciiTheme="minorEastAsia" w:hAnsiTheme="minorEastAsia" w:hint="eastAsia"/>
            <w:b w:val="0"/>
            <w:bCs w:val="0"/>
            <w:color w:val="000000" w:themeColor="text1"/>
            <w:sz w:val="21"/>
            <w:szCs w:val="21"/>
            <w:rPrChange w:id="311" w:author="tang chi" w:date="2022-07-27T17:28:00Z">
              <w:rPr>
                <w:rFonts w:hint="eastAsia"/>
                <w:color w:val="000000" w:themeColor="text1"/>
                <w:szCs w:val="21"/>
              </w:rPr>
            </w:rPrChange>
          </w:rPr>
          <w:t>损失函数要贴合分割任务。</w:t>
        </w:r>
      </w:ins>
      <w:ins w:id="312" w:author="tang chi" w:date="2022-07-23T01:01:00Z">
        <w:r w:rsidR="003216D5" w:rsidRPr="003408D1">
          <w:rPr>
            <w:rFonts w:asciiTheme="minorEastAsia" w:hAnsiTheme="minorEastAsia" w:hint="eastAsia"/>
            <w:b w:val="0"/>
            <w:bCs w:val="0"/>
            <w:color w:val="000000" w:themeColor="text1"/>
            <w:sz w:val="21"/>
            <w:szCs w:val="21"/>
            <w:rPrChange w:id="313" w:author="tang chi" w:date="2022-07-27T17:28:00Z">
              <w:rPr>
                <w:rFonts w:hint="eastAsia"/>
                <w:color w:val="000000" w:themeColor="text1"/>
                <w:szCs w:val="21"/>
              </w:rPr>
            </w:rPrChange>
          </w:rPr>
          <w:t>分割任务中常选用的</w:t>
        </w:r>
      </w:ins>
      <w:proofErr w:type="spellStart"/>
      <w:ins w:id="314" w:author="tang chi" w:date="2022-07-26T16:41:00Z">
        <w:r w:rsidR="00E44784" w:rsidRPr="003408D1">
          <w:rPr>
            <w:rFonts w:asciiTheme="minorEastAsia" w:hAnsiTheme="minorEastAsia"/>
            <w:b w:val="0"/>
            <w:bCs w:val="0"/>
            <w:color w:val="000000" w:themeColor="text1"/>
            <w:sz w:val="21"/>
            <w:szCs w:val="21"/>
            <w:rPrChange w:id="315" w:author="tang chi" w:date="2022-07-27T17:28:00Z">
              <w:rPr>
                <w:color w:val="000000" w:themeColor="text1"/>
                <w:szCs w:val="21"/>
              </w:rPr>
            </w:rPrChange>
          </w:rPr>
          <w:t>D</w:t>
        </w:r>
      </w:ins>
      <w:ins w:id="316" w:author="tang chi" w:date="2022-07-26T16:42:00Z">
        <w:r w:rsidR="00E44784" w:rsidRPr="003408D1">
          <w:rPr>
            <w:rFonts w:asciiTheme="minorEastAsia" w:hAnsiTheme="minorEastAsia"/>
            <w:b w:val="0"/>
            <w:bCs w:val="0"/>
            <w:color w:val="000000" w:themeColor="text1"/>
            <w:sz w:val="21"/>
            <w:szCs w:val="21"/>
            <w:rPrChange w:id="317" w:author="tang chi" w:date="2022-07-27T17:28:00Z">
              <w:rPr>
                <w:color w:val="000000" w:themeColor="text1"/>
                <w:szCs w:val="21"/>
              </w:rPr>
            </w:rPrChange>
          </w:rPr>
          <w:t>iceLoss</w:t>
        </w:r>
        <w:proofErr w:type="spellEnd"/>
        <w:r w:rsidR="00E44784" w:rsidRPr="003408D1">
          <w:rPr>
            <w:rFonts w:asciiTheme="minorEastAsia" w:hAnsiTheme="minorEastAsia" w:hint="eastAsia"/>
            <w:b w:val="0"/>
            <w:bCs w:val="0"/>
            <w:color w:val="000000" w:themeColor="text1"/>
            <w:sz w:val="21"/>
            <w:szCs w:val="21"/>
            <w:rPrChange w:id="318" w:author="tang chi" w:date="2022-07-27T17:28:00Z">
              <w:rPr>
                <w:rFonts w:hint="eastAsia"/>
                <w:color w:val="000000" w:themeColor="text1"/>
                <w:szCs w:val="21"/>
              </w:rPr>
            </w:rPrChange>
          </w:rPr>
          <w:t>算法</w:t>
        </w:r>
      </w:ins>
      <w:ins w:id="319" w:author="tang chi" w:date="2022-07-26T16:52:00Z">
        <w:r w:rsidR="00636638" w:rsidRPr="003408D1">
          <w:rPr>
            <w:rFonts w:asciiTheme="minorEastAsia" w:hAnsiTheme="minorEastAsia" w:hint="eastAsia"/>
            <w:b w:val="0"/>
            <w:bCs w:val="0"/>
            <w:color w:val="000000" w:themeColor="text1"/>
            <w:sz w:val="21"/>
            <w:szCs w:val="21"/>
            <w:rPrChange w:id="320" w:author="tang chi" w:date="2022-07-27T17:28:00Z">
              <w:rPr>
                <w:rFonts w:hint="eastAsia"/>
                <w:color w:val="000000" w:themeColor="text1"/>
                <w:szCs w:val="21"/>
              </w:rPr>
            </w:rPrChange>
          </w:rPr>
          <w:t>不能满足</w:t>
        </w:r>
      </w:ins>
      <w:ins w:id="321" w:author="tang chi" w:date="2022-07-26T16:53:00Z">
        <w:r w:rsidR="00636638" w:rsidRPr="003408D1">
          <w:rPr>
            <w:rFonts w:asciiTheme="minorEastAsia" w:hAnsiTheme="minorEastAsia" w:hint="eastAsia"/>
            <w:b w:val="0"/>
            <w:bCs w:val="0"/>
            <w:color w:val="000000" w:themeColor="text1"/>
            <w:sz w:val="21"/>
            <w:szCs w:val="21"/>
            <w:rPrChange w:id="322" w:author="tang chi" w:date="2022-07-27T17:28:00Z">
              <w:rPr>
                <w:rFonts w:hint="eastAsia"/>
                <w:color w:val="000000" w:themeColor="text1"/>
                <w:szCs w:val="21"/>
              </w:rPr>
            </w:rPrChange>
          </w:rPr>
          <w:t>新冠小病变的分割需求。为了贴合分割任务，我们选择了</w:t>
        </w:r>
      </w:ins>
      <w:ins w:id="323" w:author="tang chi" w:date="2022-07-26T17:36:00Z">
        <w:r w:rsidR="00FC7E73" w:rsidRPr="003408D1">
          <w:rPr>
            <w:rFonts w:asciiTheme="minorEastAsia" w:hAnsiTheme="minorEastAsia"/>
            <w:b w:val="0"/>
            <w:bCs w:val="0"/>
            <w:color w:val="4F4F4F"/>
            <w:sz w:val="21"/>
            <w:szCs w:val="21"/>
            <w:rPrChange w:id="324" w:author="tang chi" w:date="2022-07-27T17:28:00Z">
              <w:rPr>
                <w:rFonts w:ascii="微软雅黑" w:eastAsia="微软雅黑" w:hAnsi="微软雅黑"/>
                <w:color w:val="4F4F4F"/>
                <w:sz w:val="30"/>
                <w:szCs w:val="30"/>
              </w:rPr>
            </w:rPrChange>
          </w:rPr>
          <w:t>Tversky loss</w:t>
        </w:r>
      </w:ins>
      <w:ins w:id="325" w:author="tang chi" w:date="2022-07-26T17:37:00Z">
        <w:r w:rsidR="00FC7E73" w:rsidRPr="003408D1">
          <w:rPr>
            <w:rFonts w:asciiTheme="minorEastAsia" w:hAnsiTheme="minorEastAsia" w:hint="eastAsia"/>
            <w:b w:val="0"/>
            <w:bCs w:val="0"/>
            <w:color w:val="4F4F4F"/>
            <w:sz w:val="21"/>
            <w:szCs w:val="21"/>
            <w:rPrChange w:id="326" w:author="tang chi" w:date="2022-07-27T17:28:00Z">
              <w:rPr>
                <w:rFonts w:asciiTheme="minorEastAsia" w:hAnsiTheme="minorEastAsia" w:hint="eastAsia"/>
                <w:color w:val="4F4F4F"/>
                <w:sz w:val="21"/>
                <w:szCs w:val="21"/>
              </w:rPr>
            </w:rPrChange>
          </w:rPr>
          <w:t>。</w:t>
        </w:r>
      </w:ins>
      <w:ins w:id="327" w:author="tang chi" w:date="2022-07-26T20:37:00Z">
        <w:r w:rsidR="004F6026" w:rsidRPr="003408D1">
          <w:rPr>
            <w:rFonts w:asciiTheme="minorEastAsia" w:hAnsiTheme="minorEastAsia" w:hint="eastAsia"/>
            <w:b w:val="0"/>
            <w:bCs w:val="0"/>
            <w:color w:val="4F4F4F"/>
            <w:sz w:val="21"/>
            <w:szCs w:val="21"/>
          </w:rPr>
          <w:t>如公式1</w:t>
        </w:r>
        <w:r w:rsidR="004F6026" w:rsidRPr="003408D1">
          <w:rPr>
            <w:rFonts w:asciiTheme="minorEastAsia" w:hAnsiTheme="minorEastAsia"/>
            <w:b w:val="0"/>
            <w:bCs w:val="0"/>
            <w:color w:val="4F4F4F"/>
            <w:sz w:val="21"/>
            <w:szCs w:val="21"/>
          </w:rPr>
          <w:t>2</w:t>
        </w:r>
      </w:ins>
      <w:ins w:id="328" w:author="tang chi" w:date="2022-07-26T20:38:00Z">
        <w:r w:rsidR="004F6026" w:rsidRPr="003408D1">
          <w:rPr>
            <w:rFonts w:asciiTheme="minorEastAsia" w:hAnsiTheme="minorEastAsia" w:hint="eastAsia"/>
            <w:b w:val="0"/>
            <w:bCs w:val="0"/>
            <w:color w:val="4F4F4F"/>
            <w:sz w:val="21"/>
            <w:szCs w:val="21"/>
          </w:rPr>
          <w:t>所示。</w:t>
        </w:r>
      </w:ins>
    </w:p>
    <w:p w14:paraId="4018F9C9" w14:textId="0E39CC45" w:rsidR="00605A43" w:rsidRPr="003408D1" w:rsidRDefault="005D4486">
      <w:pPr>
        <w:jc w:val="right"/>
        <w:rPr>
          <w:rFonts w:asciiTheme="minorEastAsia" w:hAnsiTheme="minorEastAsia"/>
          <w:color w:val="000000" w:themeColor="text1"/>
          <w:szCs w:val="21"/>
          <w:rPrChange w:id="329" w:author="tang chi" w:date="2022-07-27T17:28:00Z">
            <w:rPr>
              <w:b/>
              <w:bCs/>
              <w:color w:val="000000" w:themeColor="text1"/>
              <w:szCs w:val="21"/>
            </w:rPr>
          </w:rPrChange>
        </w:rPr>
        <w:pPrChange w:id="330" w:author="卢 芳芳" w:date="2022-08-05T23:27:00Z">
          <w:pPr/>
        </w:pPrChange>
      </w:pPr>
      <m:oMath>
        <m:r>
          <w:ins w:id="331" w:author="tang chi" w:date="2022-07-26T20:44:00Z">
            <w:rPr>
              <w:rFonts w:ascii="Cambria Math" w:hAnsi="Cambria Math"/>
              <w:color w:val="000000" w:themeColor="text1"/>
              <w:szCs w:val="21"/>
            </w:rPr>
            <m:t>TL(α,β)=</m:t>
          </w:ins>
        </m:r>
        <m:f>
          <m:fPr>
            <m:ctrlPr>
              <w:ins w:id="332" w:author="tang chi" w:date="2022-07-26T20:44:00Z">
                <w:rPr>
                  <w:rFonts w:ascii="Cambria Math" w:hAnsi="Cambria Math"/>
                  <w:color w:val="000000" w:themeColor="text1"/>
                  <w:szCs w:val="21"/>
                </w:rPr>
              </w:ins>
            </m:ctrlPr>
          </m:fPr>
          <m:num>
            <m:nary>
              <m:naryPr>
                <m:chr m:val="∑"/>
                <m:limLoc m:val="undOvr"/>
                <m:grow m:val="1"/>
                <m:ctrlPr>
                  <w:ins w:id="333" w:author="tang chi" w:date="2022-07-26T20:44:00Z">
                    <w:rPr>
                      <w:rFonts w:ascii="Cambria Math" w:hAnsi="Cambria Math"/>
                      <w:color w:val="000000" w:themeColor="text1"/>
                      <w:szCs w:val="21"/>
                    </w:rPr>
                  </w:ins>
                </m:ctrlPr>
              </m:naryPr>
              <m:sub>
                <m:r>
                  <w:ins w:id="334" w:author="tang chi" w:date="2022-07-26T20:44:00Z">
                    <w:rPr>
                      <w:rFonts w:ascii="Cambria Math" w:hAnsi="Cambria Math"/>
                      <w:color w:val="000000" w:themeColor="text1"/>
                      <w:szCs w:val="21"/>
                    </w:rPr>
                    <m:t>i=1</m:t>
                  </w:ins>
                </m:r>
              </m:sub>
              <m:sup>
                <m:r>
                  <w:ins w:id="335" w:author="tang chi" w:date="2022-07-26T20:44:00Z">
                    <w:rPr>
                      <w:rFonts w:ascii="Cambria Math" w:hAnsi="Cambria Math"/>
                      <w:color w:val="000000" w:themeColor="text1"/>
                      <w:szCs w:val="21"/>
                    </w:rPr>
                    <m:t>N</m:t>
                  </w:ins>
                </m:r>
              </m:sup>
              <m:e>
                <m:r>
                  <w:ins w:id="336" w:author="tang chi" w:date="2022-07-26T20:44:00Z">
                    <w:rPr>
                      <w:rFonts w:ascii="Cambria Math" w:hAnsi="Cambria Math"/>
                      <w:color w:val="000000" w:themeColor="text1"/>
                      <w:szCs w:val="21"/>
                    </w:rPr>
                    <m:t> </m:t>
                  </w:ins>
                </m:r>
              </m:e>
            </m:nary>
            <m:sSub>
              <m:sSubPr>
                <m:ctrlPr>
                  <w:ins w:id="337" w:author="tang chi" w:date="2022-07-26T20:44:00Z">
                    <w:rPr>
                      <w:rFonts w:ascii="Cambria Math" w:hAnsi="Cambria Math"/>
                      <w:color w:val="000000" w:themeColor="text1"/>
                      <w:szCs w:val="21"/>
                    </w:rPr>
                  </w:ins>
                </m:ctrlPr>
              </m:sSubPr>
              <m:e>
                <m:r>
                  <w:ins w:id="338" w:author="tang chi" w:date="2022-07-26T20:44:00Z">
                    <w:rPr>
                      <w:rFonts w:ascii="Cambria Math" w:hAnsi="Cambria Math"/>
                      <w:color w:val="000000" w:themeColor="text1"/>
                      <w:szCs w:val="21"/>
                    </w:rPr>
                    <m:t>p</m:t>
                  </w:ins>
                </m:r>
              </m:e>
              <m:sub>
                <m:r>
                  <w:ins w:id="339" w:author="tang chi" w:date="2022-07-26T20:44:00Z">
                    <w:rPr>
                      <w:rFonts w:ascii="Cambria Math" w:hAnsi="Cambria Math"/>
                      <w:color w:val="000000" w:themeColor="text1"/>
                      <w:szCs w:val="21"/>
                    </w:rPr>
                    <m:t>0i</m:t>
                  </w:ins>
                </m:r>
              </m:sub>
            </m:sSub>
            <m:sSub>
              <m:sSubPr>
                <m:ctrlPr>
                  <w:ins w:id="340" w:author="tang chi" w:date="2022-07-26T20:44:00Z">
                    <w:rPr>
                      <w:rFonts w:ascii="Cambria Math" w:hAnsi="Cambria Math"/>
                      <w:color w:val="000000" w:themeColor="text1"/>
                      <w:szCs w:val="21"/>
                    </w:rPr>
                  </w:ins>
                </m:ctrlPr>
              </m:sSubPr>
              <m:e>
                <m:r>
                  <w:ins w:id="341" w:author="tang chi" w:date="2022-07-26T20:44:00Z">
                    <w:rPr>
                      <w:rFonts w:ascii="Cambria Math" w:hAnsi="Cambria Math"/>
                      <w:color w:val="000000" w:themeColor="text1"/>
                      <w:szCs w:val="21"/>
                    </w:rPr>
                    <m:t>g</m:t>
                  </w:ins>
                </m:r>
              </m:e>
              <m:sub>
                <m:r>
                  <w:ins w:id="342" w:author="tang chi" w:date="2022-07-26T20:44:00Z">
                    <w:rPr>
                      <w:rFonts w:ascii="Cambria Math" w:hAnsi="Cambria Math"/>
                      <w:color w:val="000000" w:themeColor="text1"/>
                      <w:szCs w:val="21"/>
                    </w:rPr>
                    <m:t>0i</m:t>
                  </w:ins>
                </m:r>
              </m:sub>
            </m:sSub>
          </m:num>
          <m:den>
            <m:nary>
              <m:naryPr>
                <m:chr m:val="∑"/>
                <m:limLoc m:val="undOvr"/>
                <m:grow m:val="1"/>
                <m:ctrlPr>
                  <w:ins w:id="343" w:author="tang chi" w:date="2022-07-26T20:44:00Z">
                    <w:rPr>
                      <w:rFonts w:ascii="Cambria Math" w:hAnsi="Cambria Math"/>
                      <w:color w:val="000000" w:themeColor="text1"/>
                      <w:szCs w:val="21"/>
                    </w:rPr>
                  </w:ins>
                </m:ctrlPr>
              </m:naryPr>
              <m:sub>
                <m:r>
                  <w:ins w:id="344" w:author="tang chi" w:date="2022-07-26T20:44:00Z">
                    <w:rPr>
                      <w:rFonts w:ascii="Cambria Math" w:hAnsi="Cambria Math"/>
                      <w:color w:val="000000" w:themeColor="text1"/>
                      <w:szCs w:val="21"/>
                    </w:rPr>
                    <m:t>i=1</m:t>
                  </w:ins>
                </m:r>
              </m:sub>
              <m:sup>
                <m:r>
                  <w:ins w:id="345" w:author="tang chi" w:date="2022-07-26T20:44:00Z">
                    <w:rPr>
                      <w:rFonts w:ascii="Cambria Math" w:hAnsi="Cambria Math"/>
                      <w:color w:val="000000" w:themeColor="text1"/>
                      <w:szCs w:val="21"/>
                    </w:rPr>
                    <m:t>N</m:t>
                  </w:ins>
                </m:r>
              </m:sup>
              <m:e>
                <m:r>
                  <w:ins w:id="346" w:author="tang chi" w:date="2022-07-26T20:44:00Z">
                    <w:rPr>
                      <w:rFonts w:ascii="Cambria Math" w:hAnsi="Cambria Math"/>
                      <w:color w:val="000000" w:themeColor="text1"/>
                      <w:szCs w:val="21"/>
                    </w:rPr>
                    <m:t> </m:t>
                  </w:ins>
                </m:r>
              </m:e>
            </m:nary>
            <m:sSub>
              <m:sSubPr>
                <m:ctrlPr>
                  <w:ins w:id="347" w:author="tang chi" w:date="2022-07-26T20:44:00Z">
                    <w:rPr>
                      <w:rFonts w:ascii="Cambria Math" w:hAnsi="Cambria Math"/>
                      <w:color w:val="000000" w:themeColor="text1"/>
                      <w:szCs w:val="21"/>
                    </w:rPr>
                  </w:ins>
                </m:ctrlPr>
              </m:sSubPr>
              <m:e>
                <m:r>
                  <w:ins w:id="348" w:author="tang chi" w:date="2022-07-26T20:44:00Z">
                    <w:rPr>
                      <w:rFonts w:ascii="Cambria Math" w:hAnsi="Cambria Math"/>
                      <w:color w:val="000000" w:themeColor="text1"/>
                      <w:szCs w:val="21"/>
                    </w:rPr>
                    <m:t>p</m:t>
                  </w:ins>
                </m:r>
              </m:e>
              <m:sub>
                <m:r>
                  <w:ins w:id="349" w:author="tang chi" w:date="2022-07-26T20:44:00Z">
                    <w:rPr>
                      <w:rFonts w:ascii="Cambria Math" w:hAnsi="Cambria Math"/>
                      <w:color w:val="000000" w:themeColor="text1"/>
                      <w:szCs w:val="21"/>
                    </w:rPr>
                    <m:t>0i</m:t>
                  </w:ins>
                </m:r>
              </m:sub>
            </m:sSub>
            <m:sSub>
              <m:sSubPr>
                <m:ctrlPr>
                  <w:ins w:id="350" w:author="tang chi" w:date="2022-07-26T20:44:00Z">
                    <w:rPr>
                      <w:rFonts w:ascii="Cambria Math" w:hAnsi="Cambria Math"/>
                      <w:color w:val="000000" w:themeColor="text1"/>
                      <w:szCs w:val="21"/>
                    </w:rPr>
                  </w:ins>
                </m:ctrlPr>
              </m:sSubPr>
              <m:e>
                <m:r>
                  <w:ins w:id="351" w:author="tang chi" w:date="2022-07-26T20:44:00Z">
                    <w:rPr>
                      <w:rFonts w:ascii="Cambria Math" w:hAnsi="Cambria Math"/>
                      <w:color w:val="000000" w:themeColor="text1"/>
                      <w:szCs w:val="21"/>
                    </w:rPr>
                    <m:t>g</m:t>
                  </w:ins>
                </m:r>
              </m:e>
              <m:sub>
                <m:r>
                  <w:ins w:id="352" w:author="tang chi" w:date="2022-07-26T20:44:00Z">
                    <w:rPr>
                      <w:rFonts w:ascii="Cambria Math" w:hAnsi="Cambria Math"/>
                      <w:color w:val="000000" w:themeColor="text1"/>
                      <w:szCs w:val="21"/>
                    </w:rPr>
                    <m:t>0i</m:t>
                  </w:ins>
                </m:r>
              </m:sub>
            </m:sSub>
            <m:r>
              <w:ins w:id="353" w:author="tang chi" w:date="2022-07-26T20:44:00Z">
                <w:rPr>
                  <w:rFonts w:ascii="Cambria Math" w:hAnsi="Cambria Math"/>
                  <w:color w:val="000000" w:themeColor="text1"/>
                  <w:szCs w:val="21"/>
                </w:rPr>
                <m:t>+α</m:t>
              </w:ins>
            </m:r>
            <m:nary>
              <m:naryPr>
                <m:chr m:val="∑"/>
                <m:limLoc m:val="undOvr"/>
                <m:grow m:val="1"/>
                <m:ctrlPr>
                  <w:ins w:id="354" w:author="tang chi" w:date="2022-07-26T20:44:00Z">
                    <w:rPr>
                      <w:rFonts w:ascii="Cambria Math" w:hAnsi="Cambria Math"/>
                      <w:color w:val="000000" w:themeColor="text1"/>
                      <w:szCs w:val="21"/>
                    </w:rPr>
                  </w:ins>
                </m:ctrlPr>
              </m:naryPr>
              <m:sub>
                <m:r>
                  <w:ins w:id="355" w:author="tang chi" w:date="2022-07-26T20:44:00Z">
                    <w:rPr>
                      <w:rFonts w:ascii="Cambria Math" w:hAnsi="Cambria Math"/>
                      <w:color w:val="000000" w:themeColor="text1"/>
                      <w:szCs w:val="21"/>
                    </w:rPr>
                    <m:t>i=1</m:t>
                  </w:ins>
                </m:r>
              </m:sub>
              <m:sup>
                <m:r>
                  <w:ins w:id="356" w:author="tang chi" w:date="2022-07-26T20:44:00Z">
                    <w:rPr>
                      <w:rFonts w:ascii="Cambria Math" w:hAnsi="Cambria Math"/>
                      <w:color w:val="000000" w:themeColor="text1"/>
                      <w:szCs w:val="21"/>
                    </w:rPr>
                    <m:t>N</m:t>
                  </w:ins>
                </m:r>
              </m:sup>
              <m:e>
                <m:r>
                  <w:ins w:id="357" w:author="tang chi" w:date="2022-07-26T20:44:00Z">
                    <w:rPr>
                      <w:rFonts w:ascii="Cambria Math" w:hAnsi="Cambria Math"/>
                      <w:color w:val="000000" w:themeColor="text1"/>
                      <w:szCs w:val="21"/>
                    </w:rPr>
                    <m:t> </m:t>
                  </w:ins>
                </m:r>
              </m:e>
            </m:nary>
            <m:sSub>
              <m:sSubPr>
                <m:ctrlPr>
                  <w:ins w:id="358" w:author="tang chi" w:date="2022-07-26T20:44:00Z">
                    <w:rPr>
                      <w:rFonts w:ascii="Cambria Math" w:hAnsi="Cambria Math"/>
                      <w:color w:val="000000" w:themeColor="text1"/>
                      <w:szCs w:val="21"/>
                    </w:rPr>
                  </w:ins>
                </m:ctrlPr>
              </m:sSubPr>
              <m:e>
                <m:r>
                  <w:ins w:id="359" w:author="tang chi" w:date="2022-07-26T20:44:00Z">
                    <w:rPr>
                      <w:rFonts w:ascii="Cambria Math" w:hAnsi="Cambria Math"/>
                      <w:color w:val="000000" w:themeColor="text1"/>
                      <w:szCs w:val="21"/>
                    </w:rPr>
                    <m:t>p</m:t>
                  </w:ins>
                </m:r>
              </m:e>
              <m:sub>
                <m:r>
                  <w:ins w:id="360" w:author="tang chi" w:date="2022-07-26T20:44:00Z">
                    <w:rPr>
                      <w:rFonts w:ascii="Cambria Math" w:hAnsi="Cambria Math"/>
                      <w:color w:val="000000" w:themeColor="text1"/>
                      <w:szCs w:val="21"/>
                    </w:rPr>
                    <m:t>0i</m:t>
                  </w:ins>
                </m:r>
              </m:sub>
            </m:sSub>
            <m:sSub>
              <m:sSubPr>
                <m:ctrlPr>
                  <w:ins w:id="361" w:author="tang chi" w:date="2022-07-26T20:44:00Z">
                    <w:rPr>
                      <w:rFonts w:ascii="Cambria Math" w:hAnsi="Cambria Math"/>
                      <w:color w:val="000000" w:themeColor="text1"/>
                      <w:szCs w:val="21"/>
                    </w:rPr>
                  </w:ins>
                </m:ctrlPr>
              </m:sSubPr>
              <m:e>
                <m:r>
                  <w:ins w:id="362" w:author="tang chi" w:date="2022-07-26T20:44:00Z">
                    <w:rPr>
                      <w:rFonts w:ascii="Cambria Math" w:hAnsi="Cambria Math"/>
                      <w:color w:val="000000" w:themeColor="text1"/>
                      <w:szCs w:val="21"/>
                    </w:rPr>
                    <m:t>g</m:t>
                  </w:ins>
                </m:r>
              </m:e>
              <m:sub>
                <m:r>
                  <w:ins w:id="363" w:author="tang chi" w:date="2022-07-26T20:44:00Z">
                    <w:rPr>
                      <w:rFonts w:ascii="Cambria Math" w:hAnsi="Cambria Math"/>
                      <w:color w:val="000000" w:themeColor="text1"/>
                      <w:szCs w:val="21"/>
                    </w:rPr>
                    <m:t>1i</m:t>
                  </w:ins>
                </m:r>
              </m:sub>
            </m:sSub>
            <m:r>
              <w:ins w:id="364" w:author="tang chi" w:date="2022-07-26T20:44:00Z">
                <w:rPr>
                  <w:rFonts w:ascii="Cambria Math" w:hAnsi="Cambria Math"/>
                  <w:color w:val="000000" w:themeColor="text1"/>
                  <w:szCs w:val="21"/>
                </w:rPr>
                <m:t>+β</m:t>
              </w:ins>
            </m:r>
            <m:nary>
              <m:naryPr>
                <m:chr m:val="∑"/>
                <m:limLoc m:val="undOvr"/>
                <m:grow m:val="1"/>
                <m:ctrlPr>
                  <w:ins w:id="365" w:author="tang chi" w:date="2022-07-26T20:44:00Z">
                    <w:rPr>
                      <w:rFonts w:ascii="Cambria Math" w:hAnsi="Cambria Math"/>
                      <w:color w:val="000000" w:themeColor="text1"/>
                      <w:szCs w:val="21"/>
                    </w:rPr>
                  </w:ins>
                </m:ctrlPr>
              </m:naryPr>
              <m:sub>
                <m:r>
                  <w:ins w:id="366" w:author="tang chi" w:date="2022-07-26T20:44:00Z">
                    <w:rPr>
                      <w:rFonts w:ascii="Cambria Math" w:hAnsi="Cambria Math"/>
                      <w:color w:val="000000" w:themeColor="text1"/>
                      <w:szCs w:val="21"/>
                    </w:rPr>
                    <m:t>i=1</m:t>
                  </w:ins>
                </m:r>
              </m:sub>
              <m:sup>
                <m:r>
                  <w:ins w:id="367" w:author="tang chi" w:date="2022-07-26T20:44:00Z">
                    <w:rPr>
                      <w:rFonts w:ascii="Cambria Math" w:hAnsi="Cambria Math"/>
                      <w:color w:val="000000" w:themeColor="text1"/>
                      <w:szCs w:val="21"/>
                    </w:rPr>
                    <m:t>N</m:t>
                  </w:ins>
                </m:r>
              </m:sup>
              <m:e>
                <m:r>
                  <w:ins w:id="368" w:author="tang chi" w:date="2022-07-26T20:44:00Z">
                    <w:rPr>
                      <w:rFonts w:ascii="Cambria Math" w:hAnsi="Cambria Math"/>
                      <w:color w:val="000000" w:themeColor="text1"/>
                      <w:szCs w:val="21"/>
                    </w:rPr>
                    <m:t> </m:t>
                  </w:ins>
                </m:r>
              </m:e>
            </m:nary>
            <m:sSub>
              <m:sSubPr>
                <m:ctrlPr>
                  <w:ins w:id="369" w:author="tang chi" w:date="2022-07-26T20:44:00Z">
                    <w:rPr>
                      <w:rFonts w:ascii="Cambria Math" w:hAnsi="Cambria Math"/>
                      <w:color w:val="000000" w:themeColor="text1"/>
                      <w:szCs w:val="21"/>
                    </w:rPr>
                  </w:ins>
                </m:ctrlPr>
              </m:sSubPr>
              <m:e>
                <m:r>
                  <w:ins w:id="370" w:author="tang chi" w:date="2022-07-26T20:44:00Z">
                    <w:rPr>
                      <w:rFonts w:ascii="Cambria Math" w:hAnsi="Cambria Math"/>
                      <w:color w:val="000000" w:themeColor="text1"/>
                      <w:szCs w:val="21"/>
                    </w:rPr>
                    <m:t>p</m:t>
                  </w:ins>
                </m:r>
              </m:e>
              <m:sub>
                <m:r>
                  <w:ins w:id="371" w:author="tang chi" w:date="2022-07-26T20:44:00Z">
                    <w:rPr>
                      <w:rFonts w:ascii="Cambria Math" w:hAnsi="Cambria Math"/>
                      <w:color w:val="000000" w:themeColor="text1"/>
                      <w:szCs w:val="21"/>
                    </w:rPr>
                    <m:t>1i</m:t>
                  </w:ins>
                </m:r>
              </m:sub>
            </m:sSub>
            <m:sSub>
              <m:sSubPr>
                <m:ctrlPr>
                  <w:ins w:id="372" w:author="tang chi" w:date="2022-07-26T20:44:00Z">
                    <w:rPr>
                      <w:rFonts w:ascii="Cambria Math" w:hAnsi="Cambria Math"/>
                      <w:color w:val="000000" w:themeColor="text1"/>
                      <w:szCs w:val="21"/>
                    </w:rPr>
                  </w:ins>
                </m:ctrlPr>
              </m:sSubPr>
              <m:e>
                <m:r>
                  <w:ins w:id="373" w:author="tang chi" w:date="2022-07-26T20:44:00Z">
                    <w:rPr>
                      <w:rFonts w:ascii="Cambria Math" w:hAnsi="Cambria Math"/>
                      <w:color w:val="000000" w:themeColor="text1"/>
                      <w:szCs w:val="21"/>
                    </w:rPr>
                    <m:t>g</m:t>
                  </w:ins>
                </m:r>
              </m:e>
              <m:sub>
                <m:r>
                  <w:ins w:id="374" w:author="tang chi" w:date="2022-07-26T20:44:00Z">
                    <w:rPr>
                      <w:rFonts w:ascii="Cambria Math" w:hAnsi="Cambria Math"/>
                      <w:color w:val="000000" w:themeColor="text1"/>
                      <w:szCs w:val="21"/>
                    </w:rPr>
                    <m:t>0i</m:t>
                  </w:ins>
                </m:r>
              </m:sub>
            </m:sSub>
          </m:den>
        </m:f>
      </m:oMath>
      <w:ins w:id="375" w:author="tang chi" w:date="2022-07-26T21:15:00Z">
        <w:r w:rsidR="002A4592" w:rsidRPr="003408D1">
          <w:rPr>
            <w:rFonts w:asciiTheme="minorEastAsia" w:hAnsiTheme="minorEastAsia"/>
            <w:color w:val="000000" w:themeColor="text1"/>
            <w:szCs w:val="21"/>
            <w:rPrChange w:id="376" w:author="tang chi" w:date="2022-07-27T17:28:00Z">
              <w:rPr>
                <w:color w:val="000000" w:themeColor="text1"/>
                <w:szCs w:val="21"/>
              </w:rPr>
            </w:rPrChange>
          </w:rPr>
          <w:t xml:space="preserve">  </w:t>
        </w:r>
      </w:ins>
      <w:ins w:id="377" w:author="卢 芳芳" w:date="2022-08-05T23:27:00Z">
        <w:r w:rsidR="000E1D72">
          <w:rPr>
            <w:rFonts w:asciiTheme="minorEastAsia" w:hAnsiTheme="minorEastAsia"/>
            <w:color w:val="000000" w:themeColor="text1"/>
            <w:szCs w:val="21"/>
          </w:rPr>
          <w:t xml:space="preserve">                      </w:t>
        </w:r>
      </w:ins>
      <w:ins w:id="378" w:author="tang chi" w:date="2022-07-26T21:15:00Z">
        <w:r w:rsidR="000F3E33" w:rsidRPr="003408D1">
          <w:rPr>
            <w:rFonts w:asciiTheme="minorEastAsia" w:hAnsiTheme="minorEastAsia" w:hint="eastAsia"/>
            <w:color w:val="000000" w:themeColor="text1"/>
            <w:szCs w:val="21"/>
            <w:rPrChange w:id="379" w:author="tang chi" w:date="2022-07-27T17:28:00Z">
              <w:rPr>
                <w:rFonts w:hint="eastAsia"/>
                <w:color w:val="000000" w:themeColor="text1"/>
                <w:szCs w:val="21"/>
              </w:rPr>
            </w:rPrChange>
          </w:rPr>
          <w:t>（</w:t>
        </w:r>
        <w:r w:rsidR="000F3E33" w:rsidRPr="003408D1">
          <w:rPr>
            <w:rFonts w:asciiTheme="minorEastAsia" w:hAnsiTheme="minorEastAsia"/>
            <w:color w:val="000000" w:themeColor="text1"/>
            <w:szCs w:val="21"/>
            <w:rPrChange w:id="380" w:author="tang chi" w:date="2022-07-27T17:28:00Z">
              <w:rPr>
                <w:color w:val="000000" w:themeColor="text1"/>
                <w:szCs w:val="21"/>
              </w:rPr>
            </w:rPrChange>
          </w:rPr>
          <w:t>12</w:t>
        </w:r>
        <w:r w:rsidR="000F3E33" w:rsidRPr="003408D1">
          <w:rPr>
            <w:rFonts w:asciiTheme="minorEastAsia" w:hAnsiTheme="minorEastAsia" w:hint="eastAsia"/>
            <w:color w:val="000000" w:themeColor="text1"/>
            <w:szCs w:val="21"/>
            <w:rPrChange w:id="381" w:author="tang chi" w:date="2022-07-27T17:28:00Z">
              <w:rPr>
                <w:rFonts w:hint="eastAsia"/>
                <w:color w:val="000000" w:themeColor="text1"/>
                <w:szCs w:val="21"/>
              </w:rPr>
            </w:rPrChange>
          </w:rPr>
          <w:t>）</w:t>
        </w:r>
      </w:ins>
    </w:p>
    <w:p w14:paraId="6751E857" w14:textId="7343FEFA" w:rsidR="00605A43" w:rsidRPr="003408D1" w:rsidDel="002A4592" w:rsidRDefault="005D4486">
      <w:pPr>
        <w:rPr>
          <w:del w:id="382" w:author="tang chi" w:date="2022-07-26T21:10:00Z"/>
          <w:rFonts w:asciiTheme="minorEastAsia" w:hAnsiTheme="minorEastAsia"/>
          <w:i/>
          <w:color w:val="000000" w:themeColor="text1"/>
          <w:szCs w:val="21"/>
          <w:rPrChange w:id="383" w:author="tang chi" w:date="2022-07-27T17:28:00Z">
            <w:rPr>
              <w:del w:id="384" w:author="tang chi" w:date="2022-07-26T21:10:00Z"/>
              <w:b/>
              <w:bCs/>
              <w:color w:val="000000" w:themeColor="text1"/>
              <w:szCs w:val="21"/>
            </w:rPr>
          </w:rPrChange>
        </w:rPr>
      </w:pPr>
      <w:ins w:id="385" w:author="tang chi" w:date="2022-07-26T20:44:00Z">
        <w:r w:rsidRPr="003408D1">
          <w:rPr>
            <w:rFonts w:asciiTheme="minorEastAsia" w:hAnsiTheme="minorEastAsia" w:hint="eastAsia"/>
            <w:color w:val="000000" w:themeColor="text1"/>
            <w:szCs w:val="21"/>
            <w:rPrChange w:id="386" w:author="tang chi" w:date="2022-07-27T17:28:00Z">
              <w:rPr>
                <w:rFonts w:hint="eastAsia"/>
                <w:b/>
                <w:bCs/>
                <w:color w:val="000000" w:themeColor="text1"/>
                <w:szCs w:val="21"/>
              </w:rPr>
            </w:rPrChange>
          </w:rPr>
          <w:t>其中</w:t>
        </w:r>
      </w:ins>
      <m:oMath>
        <m:r>
          <w:ins w:id="387" w:author="tang chi" w:date="2022-07-26T20:44:00Z">
            <w:rPr>
              <w:rFonts w:ascii="Cambria Math" w:hAnsi="Cambria Math"/>
              <w:color w:val="000000" w:themeColor="text1"/>
              <w:szCs w:val="21"/>
            </w:rPr>
            <m:t>α,β</m:t>
          </w:ins>
        </m:r>
      </m:oMath>
      <w:ins w:id="388" w:author="tang chi" w:date="2022-07-26T20:44:00Z">
        <w:r w:rsidRPr="003408D1">
          <w:rPr>
            <w:rFonts w:asciiTheme="minorEastAsia" w:hAnsiTheme="minorEastAsia" w:hint="eastAsia"/>
            <w:color w:val="000000" w:themeColor="text1"/>
            <w:szCs w:val="21"/>
            <w:rPrChange w:id="389" w:author="tang chi" w:date="2022-07-27T17:28:00Z">
              <w:rPr>
                <w:rFonts w:hint="eastAsia"/>
                <w:color w:val="000000" w:themeColor="text1"/>
                <w:szCs w:val="21"/>
              </w:rPr>
            </w:rPrChange>
          </w:rPr>
          <w:t>为超参数，在本文中</w:t>
        </w:r>
        <w:r w:rsidR="00B31884" w:rsidRPr="003408D1">
          <w:rPr>
            <w:rFonts w:asciiTheme="minorEastAsia" w:hAnsiTheme="minorEastAsia" w:hint="eastAsia"/>
            <w:color w:val="000000" w:themeColor="text1"/>
            <w:szCs w:val="21"/>
            <w:rPrChange w:id="390" w:author="tang chi" w:date="2022-07-27T17:28:00Z">
              <w:rPr>
                <w:rFonts w:hint="eastAsia"/>
                <w:color w:val="000000" w:themeColor="text1"/>
                <w:szCs w:val="21"/>
              </w:rPr>
            </w:rPrChange>
          </w:rPr>
          <w:t>分别设为</w:t>
        </w:r>
        <w:r w:rsidR="00B31884" w:rsidRPr="003408D1">
          <w:rPr>
            <w:rFonts w:asciiTheme="minorEastAsia" w:hAnsiTheme="minorEastAsia"/>
            <w:color w:val="000000" w:themeColor="text1"/>
            <w:szCs w:val="21"/>
            <w:rPrChange w:id="391" w:author="tang chi" w:date="2022-07-27T17:28:00Z">
              <w:rPr>
                <w:color w:val="000000" w:themeColor="text1"/>
                <w:szCs w:val="21"/>
              </w:rPr>
            </w:rPrChange>
          </w:rPr>
          <w:t>0.</w:t>
        </w:r>
      </w:ins>
      <w:ins w:id="392" w:author="tang chi" w:date="2022-07-26T20:45:00Z">
        <w:r w:rsidR="00B31884" w:rsidRPr="003408D1">
          <w:rPr>
            <w:rFonts w:asciiTheme="minorEastAsia" w:hAnsiTheme="minorEastAsia"/>
            <w:color w:val="000000" w:themeColor="text1"/>
            <w:szCs w:val="21"/>
            <w:rPrChange w:id="393" w:author="tang chi" w:date="2022-07-27T17:28:00Z">
              <w:rPr>
                <w:color w:val="000000" w:themeColor="text1"/>
                <w:szCs w:val="21"/>
              </w:rPr>
            </w:rPrChange>
          </w:rPr>
          <w:t>3</w:t>
        </w:r>
        <w:r w:rsidR="00B31884" w:rsidRPr="003408D1">
          <w:rPr>
            <w:rFonts w:asciiTheme="minorEastAsia" w:hAnsiTheme="minorEastAsia" w:hint="eastAsia"/>
            <w:color w:val="000000" w:themeColor="text1"/>
            <w:szCs w:val="21"/>
            <w:rPrChange w:id="394" w:author="tang chi" w:date="2022-07-27T17:28:00Z">
              <w:rPr>
                <w:rFonts w:hint="eastAsia"/>
                <w:color w:val="000000" w:themeColor="text1"/>
                <w:szCs w:val="21"/>
              </w:rPr>
            </w:rPrChange>
          </w:rPr>
          <w:t>，</w:t>
        </w:r>
        <w:r w:rsidR="00B31884" w:rsidRPr="003408D1">
          <w:rPr>
            <w:rFonts w:asciiTheme="minorEastAsia" w:hAnsiTheme="minorEastAsia"/>
            <w:color w:val="000000" w:themeColor="text1"/>
            <w:szCs w:val="21"/>
            <w:rPrChange w:id="395" w:author="tang chi" w:date="2022-07-27T17:28:00Z">
              <w:rPr>
                <w:color w:val="000000" w:themeColor="text1"/>
                <w:szCs w:val="21"/>
              </w:rPr>
            </w:rPrChange>
          </w:rPr>
          <w:t>0.7</w:t>
        </w:r>
      </w:ins>
      <w:ins w:id="396" w:author="tang chi" w:date="2022-07-26T20:48:00Z">
        <w:r w:rsidR="00B31884" w:rsidRPr="003408D1">
          <w:rPr>
            <w:rFonts w:asciiTheme="minorEastAsia" w:hAnsiTheme="minorEastAsia" w:hint="eastAsia"/>
            <w:color w:val="000000" w:themeColor="text1"/>
            <w:szCs w:val="21"/>
            <w:rPrChange w:id="397" w:author="tang chi" w:date="2022-07-27T17:28:00Z">
              <w:rPr>
                <w:rFonts w:hint="eastAsia"/>
                <w:color w:val="000000" w:themeColor="text1"/>
                <w:szCs w:val="21"/>
              </w:rPr>
            </w:rPrChange>
          </w:rPr>
          <w:t>。</w:t>
        </w:r>
      </w:ins>
      <m:oMath>
        <m:sSub>
          <m:sSubPr>
            <m:ctrlPr>
              <w:ins w:id="398" w:author="tang chi" w:date="2022-07-26T20:54:00Z">
                <w:rPr>
                  <w:rFonts w:ascii="Cambria Math" w:hAnsi="Cambria Math"/>
                  <w:color w:val="000000" w:themeColor="text1"/>
                  <w:szCs w:val="21"/>
                </w:rPr>
              </w:ins>
            </m:ctrlPr>
          </m:sSubPr>
          <m:e>
            <m:r>
              <w:ins w:id="399" w:author="tang chi" w:date="2022-07-26T20:54:00Z">
                <w:rPr>
                  <w:rFonts w:ascii="Cambria Math" w:hAnsi="Cambria Math"/>
                  <w:color w:val="000000" w:themeColor="text1"/>
                  <w:szCs w:val="21"/>
                </w:rPr>
                <m:t>p</m:t>
              </w:ins>
            </m:r>
          </m:e>
          <m:sub>
            <m:r>
              <w:ins w:id="400" w:author="tang chi" w:date="2022-07-26T20:54:00Z">
                <w:rPr>
                  <w:rFonts w:ascii="Cambria Math" w:hAnsi="Cambria Math"/>
                  <w:color w:val="000000" w:themeColor="text1"/>
                  <w:szCs w:val="21"/>
                </w:rPr>
                <m:t>0i</m:t>
              </w:ins>
            </m:r>
          </m:sub>
        </m:sSub>
      </m:oMath>
      <w:ins w:id="401" w:author="tang chi" w:date="2022-07-26T20:54:00Z">
        <w:r w:rsidR="007D7D1B" w:rsidRPr="003408D1">
          <w:rPr>
            <w:rFonts w:asciiTheme="minorEastAsia" w:hAnsiTheme="minorEastAsia" w:hint="eastAsia"/>
            <w:color w:val="000000" w:themeColor="text1"/>
            <w:szCs w:val="21"/>
            <w:rPrChange w:id="402" w:author="tang chi" w:date="2022-07-27T17:28:00Z">
              <w:rPr>
                <w:rFonts w:hint="eastAsia"/>
                <w:color w:val="000000" w:themeColor="text1"/>
                <w:szCs w:val="21"/>
              </w:rPr>
            </w:rPrChange>
          </w:rPr>
          <w:t>代表像素点病变的概率，</w:t>
        </w:r>
      </w:ins>
      <w:ins w:id="403" w:author="tang chi" w:date="2022-07-26T20:59:00Z">
        <w:r w:rsidR="005C075F" w:rsidRPr="003408D1">
          <w:rPr>
            <w:rFonts w:asciiTheme="minorEastAsia" w:hAnsiTheme="minorEastAsia" w:hint="eastAsia"/>
            <w:color w:val="000000" w:themeColor="text1"/>
            <w:szCs w:val="21"/>
            <w:rPrChange w:id="404" w:author="tang chi" w:date="2022-07-27T17:28:00Z">
              <w:rPr>
                <w:rFonts w:hint="eastAsia"/>
                <w:color w:val="000000" w:themeColor="text1"/>
                <w:szCs w:val="21"/>
              </w:rPr>
            </w:rPrChange>
          </w:rPr>
          <w:t>当像素点为</w:t>
        </w:r>
      </w:ins>
      <w:ins w:id="405" w:author="tang chi" w:date="2022-07-26T21:00:00Z">
        <w:r w:rsidR="005C075F" w:rsidRPr="003408D1">
          <w:rPr>
            <w:rFonts w:asciiTheme="minorEastAsia" w:hAnsiTheme="minorEastAsia" w:hint="eastAsia"/>
            <w:color w:val="000000" w:themeColor="text1"/>
            <w:szCs w:val="21"/>
            <w:rPrChange w:id="406" w:author="tang chi" w:date="2022-07-27T17:28:00Z">
              <w:rPr>
                <w:rFonts w:hint="eastAsia"/>
                <w:color w:val="000000" w:themeColor="text1"/>
                <w:szCs w:val="21"/>
              </w:rPr>
            </w:rPrChange>
          </w:rPr>
          <w:t>病变时</w:t>
        </w:r>
        <w:r w:rsidR="002A1C70" w:rsidRPr="003408D1">
          <w:rPr>
            <w:rFonts w:asciiTheme="minorEastAsia" w:hAnsiTheme="minorEastAsia" w:hint="eastAsia"/>
            <w:color w:val="000000" w:themeColor="text1"/>
            <w:szCs w:val="21"/>
            <w:rPrChange w:id="407" w:author="tang chi" w:date="2022-07-27T17:28:00Z">
              <w:rPr>
                <w:rFonts w:hint="eastAsia"/>
                <w:color w:val="000000" w:themeColor="text1"/>
                <w:szCs w:val="21"/>
              </w:rPr>
            </w:rPrChange>
          </w:rPr>
          <w:t>，</w:t>
        </w:r>
      </w:ins>
      <m:oMath>
        <m:sSub>
          <m:sSubPr>
            <m:ctrlPr>
              <w:ins w:id="408" w:author="tang chi" w:date="2022-07-26T21:00:00Z">
                <w:rPr>
                  <w:rFonts w:ascii="Cambria Math" w:hAnsi="Cambria Math"/>
                  <w:color w:val="000000" w:themeColor="text1"/>
                  <w:szCs w:val="21"/>
                </w:rPr>
              </w:ins>
            </m:ctrlPr>
          </m:sSubPr>
          <m:e>
            <m:r>
              <w:ins w:id="409" w:author="tang chi" w:date="2022-07-26T21:00:00Z">
                <w:rPr>
                  <w:rFonts w:ascii="Cambria Math" w:hAnsi="Cambria Math"/>
                  <w:color w:val="000000" w:themeColor="text1"/>
                  <w:szCs w:val="21"/>
                </w:rPr>
                <m:t>g</m:t>
              </w:ins>
            </m:r>
          </m:e>
          <m:sub>
            <m:r>
              <w:ins w:id="410" w:author="tang chi" w:date="2022-07-26T21:00:00Z">
                <w:rPr>
                  <w:rFonts w:ascii="Cambria Math" w:hAnsi="Cambria Math"/>
                  <w:color w:val="000000" w:themeColor="text1"/>
                  <w:szCs w:val="21"/>
                </w:rPr>
                <m:t>0i</m:t>
              </w:ins>
            </m:r>
          </m:sub>
        </m:sSub>
      </m:oMath>
      <w:ins w:id="411" w:author="tang chi" w:date="2022-07-26T21:01:00Z">
        <w:r w:rsidR="002A1C70" w:rsidRPr="003408D1">
          <w:rPr>
            <w:rFonts w:asciiTheme="minorEastAsia" w:hAnsiTheme="minorEastAsia" w:hint="eastAsia"/>
            <w:color w:val="000000" w:themeColor="text1"/>
            <w:szCs w:val="21"/>
            <w:rPrChange w:id="412" w:author="tang chi" w:date="2022-07-27T17:28:00Z">
              <w:rPr>
                <w:rFonts w:hint="eastAsia"/>
                <w:color w:val="000000" w:themeColor="text1"/>
                <w:szCs w:val="21"/>
              </w:rPr>
            </w:rPrChange>
          </w:rPr>
          <w:t>为</w:t>
        </w:r>
        <w:r w:rsidR="002A1C70" w:rsidRPr="003408D1">
          <w:rPr>
            <w:rFonts w:asciiTheme="minorEastAsia" w:hAnsiTheme="minorEastAsia"/>
            <w:color w:val="000000" w:themeColor="text1"/>
            <w:szCs w:val="21"/>
            <w:rPrChange w:id="413" w:author="tang chi" w:date="2022-07-27T17:28:00Z">
              <w:rPr>
                <w:color w:val="000000" w:themeColor="text1"/>
                <w:szCs w:val="21"/>
              </w:rPr>
            </w:rPrChange>
          </w:rPr>
          <w:t>1，</w:t>
        </w:r>
      </w:ins>
      <m:oMath>
        <m:sSub>
          <m:sSubPr>
            <m:ctrlPr>
              <w:ins w:id="414" w:author="tang chi" w:date="2022-07-26T21:01:00Z">
                <w:rPr>
                  <w:rFonts w:ascii="Cambria Math" w:hAnsi="Cambria Math"/>
                  <w:color w:val="000000" w:themeColor="text1"/>
                  <w:szCs w:val="21"/>
                </w:rPr>
              </w:ins>
            </m:ctrlPr>
          </m:sSubPr>
          <m:e>
            <m:r>
              <w:ins w:id="415" w:author="tang chi" w:date="2022-07-26T21:01:00Z">
                <w:rPr>
                  <w:rFonts w:ascii="Cambria Math" w:hAnsi="Cambria Math"/>
                  <w:color w:val="000000" w:themeColor="text1"/>
                  <w:szCs w:val="21"/>
                </w:rPr>
                <m:t>g</m:t>
              </w:ins>
            </m:r>
          </m:e>
          <m:sub>
            <m:r>
              <w:ins w:id="416" w:author="tang chi" w:date="2022-07-26T21:01:00Z">
                <w:rPr>
                  <w:rFonts w:ascii="Cambria Math" w:hAnsi="Cambria Math"/>
                  <w:color w:val="000000" w:themeColor="text1"/>
                  <w:szCs w:val="21"/>
                </w:rPr>
                <m:t>1i</m:t>
              </w:ins>
            </m:r>
          </m:sub>
        </m:sSub>
      </m:oMath>
      <w:ins w:id="417" w:author="tang chi" w:date="2022-07-26T21:04:00Z">
        <w:r w:rsidR="002A1C70" w:rsidRPr="003408D1">
          <w:rPr>
            <w:rFonts w:asciiTheme="minorEastAsia" w:hAnsiTheme="minorEastAsia" w:hint="eastAsia"/>
            <w:color w:val="000000" w:themeColor="text1"/>
            <w:szCs w:val="21"/>
            <w:rPrChange w:id="418" w:author="tang chi" w:date="2022-07-27T17:28:00Z">
              <w:rPr>
                <w:rFonts w:hint="eastAsia"/>
                <w:color w:val="000000" w:themeColor="text1"/>
                <w:szCs w:val="21"/>
              </w:rPr>
            </w:rPrChange>
          </w:rPr>
          <w:t>为</w:t>
        </w:r>
        <w:r w:rsidR="002A1C70" w:rsidRPr="003408D1">
          <w:rPr>
            <w:rFonts w:asciiTheme="minorEastAsia" w:hAnsiTheme="minorEastAsia"/>
            <w:color w:val="000000" w:themeColor="text1"/>
            <w:szCs w:val="21"/>
            <w:rPrChange w:id="419" w:author="tang chi" w:date="2022-07-27T17:28:00Z">
              <w:rPr>
                <w:color w:val="000000" w:themeColor="text1"/>
                <w:szCs w:val="21"/>
              </w:rPr>
            </w:rPrChange>
          </w:rPr>
          <w:t>0。</w:t>
        </w:r>
      </w:ins>
      <w:ins w:id="420" w:author="tang chi" w:date="2022-07-26T21:00:00Z">
        <w:r w:rsidR="002A1C70" w:rsidRPr="003408D1">
          <w:rPr>
            <w:rFonts w:asciiTheme="minorEastAsia" w:hAnsiTheme="minorEastAsia"/>
            <w:color w:val="000000" w:themeColor="text1"/>
            <w:szCs w:val="21"/>
            <w:rPrChange w:id="421" w:author="tang chi" w:date="2022-07-27T17:28:00Z">
              <w:rPr>
                <w:color w:val="000000" w:themeColor="text1"/>
                <w:szCs w:val="21"/>
              </w:rPr>
            </w:rPrChange>
          </w:rPr>
          <w:t xml:space="preserve"> </w:t>
        </w:r>
      </w:ins>
      <m:oMath>
        <m:sSub>
          <m:sSubPr>
            <m:ctrlPr>
              <w:ins w:id="422" w:author="tang chi" w:date="2022-07-26T20:54:00Z">
                <w:rPr>
                  <w:rFonts w:ascii="Cambria Math" w:hAnsi="Cambria Math"/>
                  <w:color w:val="000000" w:themeColor="text1"/>
                  <w:szCs w:val="21"/>
                </w:rPr>
              </w:ins>
            </m:ctrlPr>
          </m:sSubPr>
          <m:e>
            <m:r>
              <w:ins w:id="423" w:author="tang chi" w:date="2022-07-26T20:54:00Z">
                <w:rPr>
                  <w:rFonts w:ascii="Cambria Math" w:hAnsi="Cambria Math"/>
                  <w:color w:val="000000" w:themeColor="text1"/>
                  <w:szCs w:val="21"/>
                </w:rPr>
                <m:t>p</m:t>
              </w:ins>
            </m:r>
          </m:e>
          <m:sub>
            <m:r>
              <w:ins w:id="424" w:author="tang chi" w:date="2022-07-26T20:54:00Z">
                <w:rPr>
                  <w:rFonts w:ascii="Cambria Math" w:hAnsi="Cambria Math"/>
                  <w:color w:val="000000" w:themeColor="text1"/>
                  <w:szCs w:val="21"/>
                </w:rPr>
                <m:t>1i</m:t>
              </w:ins>
            </m:r>
          </m:sub>
        </m:sSub>
      </m:oMath>
      <w:ins w:id="425" w:author="tang chi" w:date="2022-07-26T20:55:00Z">
        <w:r w:rsidR="005C075F" w:rsidRPr="003408D1">
          <w:rPr>
            <w:rFonts w:asciiTheme="minorEastAsia" w:hAnsiTheme="minorEastAsia" w:hint="eastAsia"/>
            <w:color w:val="000000" w:themeColor="text1"/>
            <w:szCs w:val="21"/>
            <w:rPrChange w:id="426" w:author="tang chi" w:date="2022-07-27T17:28:00Z">
              <w:rPr>
                <w:rFonts w:hint="eastAsia"/>
                <w:color w:val="000000" w:themeColor="text1"/>
                <w:szCs w:val="21"/>
              </w:rPr>
            </w:rPrChange>
          </w:rPr>
          <w:t>代表像素点非病变的概率。</w:t>
        </w:r>
      </w:ins>
      <w:ins w:id="427" w:author="tang chi" w:date="2022-07-26T21:04:00Z">
        <w:r w:rsidR="002A1C70" w:rsidRPr="003408D1">
          <w:rPr>
            <w:rFonts w:asciiTheme="minorEastAsia" w:hAnsiTheme="minorEastAsia" w:hint="eastAsia"/>
            <w:color w:val="000000" w:themeColor="text1"/>
            <w:szCs w:val="21"/>
            <w:rPrChange w:id="428" w:author="tang chi" w:date="2022-07-27T17:28:00Z">
              <w:rPr>
                <w:rFonts w:hint="eastAsia"/>
                <w:color w:val="000000" w:themeColor="text1"/>
                <w:szCs w:val="21"/>
              </w:rPr>
            </w:rPrChange>
          </w:rPr>
          <w:t>当像素点为非病变时，</w:t>
        </w:r>
      </w:ins>
      <m:oMath>
        <m:sSub>
          <m:sSubPr>
            <m:ctrlPr>
              <w:ins w:id="429" w:author="tang chi" w:date="2022-07-26T21:05:00Z">
                <w:rPr>
                  <w:rFonts w:ascii="Cambria Math" w:hAnsi="Cambria Math"/>
                  <w:color w:val="000000" w:themeColor="text1"/>
                  <w:szCs w:val="21"/>
                </w:rPr>
              </w:ins>
            </m:ctrlPr>
          </m:sSubPr>
          <m:e>
            <m:r>
              <w:ins w:id="430" w:author="tang chi" w:date="2022-07-26T21:05:00Z">
                <w:rPr>
                  <w:rFonts w:ascii="Cambria Math" w:hAnsi="Cambria Math"/>
                  <w:color w:val="000000" w:themeColor="text1"/>
                  <w:szCs w:val="21"/>
                </w:rPr>
                <m:t>g</m:t>
              </w:ins>
            </m:r>
          </m:e>
          <m:sub>
            <m:r>
              <w:ins w:id="431" w:author="tang chi" w:date="2022-07-26T21:05:00Z">
                <w:rPr>
                  <w:rFonts w:ascii="Cambria Math" w:hAnsi="Cambria Math"/>
                  <w:color w:val="000000" w:themeColor="text1"/>
                  <w:szCs w:val="21"/>
                </w:rPr>
                <m:t>0i</m:t>
              </w:ins>
            </m:r>
          </m:sub>
        </m:sSub>
      </m:oMath>
      <w:ins w:id="432" w:author="tang chi" w:date="2022-07-26T21:05:00Z">
        <w:r w:rsidR="002A1C70" w:rsidRPr="003408D1">
          <w:rPr>
            <w:rFonts w:asciiTheme="minorEastAsia" w:hAnsiTheme="minorEastAsia" w:hint="eastAsia"/>
            <w:color w:val="000000" w:themeColor="text1"/>
            <w:szCs w:val="21"/>
            <w:rPrChange w:id="433" w:author="tang chi" w:date="2022-07-27T17:28:00Z">
              <w:rPr>
                <w:rFonts w:hint="eastAsia"/>
                <w:color w:val="000000" w:themeColor="text1"/>
                <w:szCs w:val="21"/>
              </w:rPr>
            </w:rPrChange>
          </w:rPr>
          <w:t>为</w:t>
        </w:r>
        <w:r w:rsidR="002A1C70" w:rsidRPr="003408D1">
          <w:rPr>
            <w:rFonts w:asciiTheme="minorEastAsia" w:hAnsiTheme="minorEastAsia"/>
            <w:color w:val="000000" w:themeColor="text1"/>
            <w:szCs w:val="21"/>
            <w:rPrChange w:id="434" w:author="tang chi" w:date="2022-07-27T17:28:00Z">
              <w:rPr>
                <w:color w:val="000000" w:themeColor="text1"/>
                <w:szCs w:val="21"/>
              </w:rPr>
            </w:rPrChange>
          </w:rPr>
          <w:t>0</w:t>
        </w:r>
        <w:r w:rsidR="002A1C70" w:rsidRPr="003408D1">
          <w:rPr>
            <w:rFonts w:asciiTheme="minorEastAsia" w:hAnsiTheme="minorEastAsia" w:hint="eastAsia"/>
            <w:color w:val="000000" w:themeColor="text1"/>
            <w:szCs w:val="21"/>
            <w:rPrChange w:id="435" w:author="tang chi" w:date="2022-07-27T17:28:00Z">
              <w:rPr>
                <w:rFonts w:hint="eastAsia"/>
                <w:color w:val="000000" w:themeColor="text1"/>
                <w:szCs w:val="21"/>
              </w:rPr>
            </w:rPrChange>
          </w:rPr>
          <w:t>，</w:t>
        </w:r>
      </w:ins>
      <m:oMath>
        <m:sSub>
          <m:sSubPr>
            <m:ctrlPr>
              <w:ins w:id="436" w:author="tang chi" w:date="2022-07-26T21:05:00Z">
                <w:rPr>
                  <w:rFonts w:ascii="Cambria Math" w:hAnsi="Cambria Math"/>
                  <w:color w:val="000000" w:themeColor="text1"/>
                  <w:szCs w:val="21"/>
                </w:rPr>
              </w:ins>
            </m:ctrlPr>
          </m:sSubPr>
          <m:e>
            <m:r>
              <w:ins w:id="437" w:author="tang chi" w:date="2022-07-26T21:05:00Z">
                <w:rPr>
                  <w:rFonts w:ascii="Cambria Math" w:hAnsi="Cambria Math"/>
                  <w:color w:val="000000" w:themeColor="text1"/>
                  <w:szCs w:val="21"/>
                </w:rPr>
                <m:t>g</m:t>
              </w:ins>
            </m:r>
          </m:e>
          <m:sub>
            <m:r>
              <w:ins w:id="438" w:author="tang chi" w:date="2022-07-26T21:05:00Z">
                <w:rPr>
                  <w:rFonts w:ascii="Cambria Math" w:hAnsi="Cambria Math"/>
                  <w:color w:val="000000" w:themeColor="text1"/>
                  <w:szCs w:val="21"/>
                </w:rPr>
                <m:t>1i</m:t>
              </w:ins>
            </m:r>
          </m:sub>
        </m:sSub>
      </m:oMath>
      <w:ins w:id="439" w:author="tang chi" w:date="2022-07-26T21:05:00Z">
        <w:r w:rsidR="002A1C70" w:rsidRPr="003408D1">
          <w:rPr>
            <w:rFonts w:asciiTheme="minorEastAsia" w:hAnsiTheme="minorEastAsia" w:hint="eastAsia"/>
            <w:color w:val="000000" w:themeColor="text1"/>
            <w:szCs w:val="21"/>
            <w:rPrChange w:id="440" w:author="tang chi" w:date="2022-07-27T17:28:00Z">
              <w:rPr>
                <w:rFonts w:hint="eastAsia"/>
                <w:color w:val="000000" w:themeColor="text1"/>
                <w:szCs w:val="21"/>
              </w:rPr>
            </w:rPrChange>
          </w:rPr>
          <w:t>为</w:t>
        </w:r>
        <w:r w:rsidR="002A1C70" w:rsidRPr="003408D1">
          <w:rPr>
            <w:rFonts w:asciiTheme="minorEastAsia" w:hAnsiTheme="minorEastAsia"/>
            <w:color w:val="000000" w:themeColor="text1"/>
            <w:szCs w:val="21"/>
            <w:rPrChange w:id="441" w:author="tang chi" w:date="2022-07-27T17:28:00Z">
              <w:rPr>
                <w:color w:val="000000" w:themeColor="text1"/>
                <w:szCs w:val="21"/>
              </w:rPr>
            </w:rPrChange>
          </w:rPr>
          <w:t>1</w:t>
        </w:r>
        <w:r w:rsidR="002A1C70" w:rsidRPr="003408D1">
          <w:rPr>
            <w:rFonts w:asciiTheme="minorEastAsia" w:hAnsiTheme="minorEastAsia" w:hint="eastAsia"/>
            <w:color w:val="000000" w:themeColor="text1"/>
            <w:szCs w:val="21"/>
            <w:rPrChange w:id="442" w:author="tang chi" w:date="2022-07-27T17:28:00Z">
              <w:rPr>
                <w:rFonts w:hint="eastAsia"/>
                <w:color w:val="000000" w:themeColor="text1"/>
                <w:szCs w:val="21"/>
              </w:rPr>
            </w:rPrChange>
          </w:rPr>
          <w:t>。</w:t>
        </w:r>
      </w:ins>
      <w:ins w:id="443" w:author="tang chi" w:date="2022-07-26T21:07:00Z">
        <w:r w:rsidR="00083DE0" w:rsidRPr="003408D1">
          <w:rPr>
            <w:rFonts w:asciiTheme="minorEastAsia" w:hAnsiTheme="minorEastAsia" w:hint="eastAsia"/>
            <w:color w:val="000000" w:themeColor="text1"/>
            <w:szCs w:val="21"/>
            <w:rPrChange w:id="444" w:author="tang chi" w:date="2022-07-27T17:28:00Z">
              <w:rPr>
                <w:rFonts w:hint="eastAsia"/>
                <w:color w:val="000000" w:themeColor="text1"/>
                <w:szCs w:val="21"/>
              </w:rPr>
            </w:rPrChange>
          </w:rPr>
          <w:t>由公式可以看出，</w:t>
        </w:r>
      </w:ins>
      <w:ins w:id="445" w:author="tang chi" w:date="2022-07-26T21:08:00Z">
        <w:r w:rsidR="00083DE0" w:rsidRPr="003408D1">
          <w:rPr>
            <w:rFonts w:asciiTheme="minorEastAsia" w:hAnsiTheme="minorEastAsia" w:hint="eastAsia"/>
            <w:color w:val="000000" w:themeColor="text1"/>
            <w:szCs w:val="21"/>
            <w:rPrChange w:id="446" w:author="tang chi" w:date="2022-07-27T17:28:00Z">
              <w:rPr>
                <w:rFonts w:hint="eastAsia"/>
                <w:color w:val="000000" w:themeColor="text1"/>
                <w:szCs w:val="21"/>
              </w:rPr>
            </w:rPrChange>
          </w:rPr>
          <w:t>在调整</w:t>
        </w:r>
      </w:ins>
      <m:oMath>
        <m:r>
          <w:ins w:id="447" w:author="tang chi" w:date="2022-07-26T21:08:00Z">
            <w:rPr>
              <w:rFonts w:ascii="Cambria Math" w:hAnsi="Cambria Math"/>
              <w:color w:val="000000" w:themeColor="text1"/>
              <w:szCs w:val="21"/>
            </w:rPr>
            <m:t>α,β</m:t>
          </w:ins>
        </m:r>
      </m:oMath>
      <w:ins w:id="448" w:author="tang chi" w:date="2022-07-26T21:08:00Z">
        <w:r w:rsidR="00083DE0" w:rsidRPr="003408D1">
          <w:rPr>
            <w:rFonts w:asciiTheme="minorEastAsia" w:hAnsiTheme="minorEastAsia" w:hint="eastAsia"/>
            <w:color w:val="000000" w:themeColor="text1"/>
            <w:szCs w:val="21"/>
            <w:rPrChange w:id="449" w:author="tang chi" w:date="2022-07-27T17:28:00Z">
              <w:rPr>
                <w:rFonts w:hint="eastAsia"/>
                <w:color w:val="000000" w:themeColor="text1"/>
                <w:szCs w:val="21"/>
              </w:rPr>
            </w:rPrChange>
          </w:rPr>
          <w:t>的数值时，可以控制</w:t>
        </w:r>
      </w:ins>
      <w:ins w:id="450" w:author="tang chi" w:date="2022-07-26T21:09:00Z">
        <w:r w:rsidR="00083DE0" w:rsidRPr="003408D1">
          <w:rPr>
            <w:rFonts w:asciiTheme="minorEastAsia" w:hAnsiTheme="minorEastAsia" w:hint="eastAsia"/>
            <w:color w:val="000000" w:themeColor="text1"/>
            <w:szCs w:val="21"/>
            <w:rPrChange w:id="451" w:author="tang chi" w:date="2022-07-27T17:28:00Z">
              <w:rPr>
                <w:rFonts w:hint="eastAsia"/>
                <w:color w:val="000000" w:themeColor="text1"/>
                <w:szCs w:val="21"/>
              </w:rPr>
            </w:rPrChange>
          </w:rPr>
          <w:t>假阴性和假阳性之间的权衡。</w:t>
        </w:r>
      </w:ins>
      <m:oMath>
        <m:r>
          <w:ins w:id="452" w:author="tang chi" w:date="2022-07-26T21:10:00Z">
            <w:rPr>
              <w:rFonts w:ascii="Cambria Math" w:hAnsi="Cambria Math"/>
              <w:color w:val="000000" w:themeColor="text1"/>
              <w:szCs w:val="21"/>
            </w:rPr>
            <m:t>β</m:t>
          </w:ins>
        </m:r>
      </m:oMath>
      <w:ins w:id="453" w:author="tang chi" w:date="2022-07-26T21:10:00Z">
        <w:r w:rsidR="002A4592" w:rsidRPr="003408D1">
          <w:rPr>
            <w:rFonts w:asciiTheme="minorEastAsia" w:hAnsiTheme="minorEastAsia" w:hint="eastAsia"/>
            <w:color w:val="000000" w:themeColor="text1"/>
            <w:szCs w:val="21"/>
            <w:rPrChange w:id="454" w:author="tang chi" w:date="2022-07-27T17:28:00Z">
              <w:rPr>
                <w:rFonts w:hint="eastAsia"/>
                <w:color w:val="000000" w:themeColor="text1"/>
                <w:szCs w:val="21"/>
              </w:rPr>
            </w:rPrChange>
          </w:rPr>
          <w:t>的值取</w:t>
        </w:r>
        <w:r w:rsidR="002A4592" w:rsidRPr="003408D1">
          <w:rPr>
            <w:rFonts w:asciiTheme="minorEastAsia" w:hAnsiTheme="minorEastAsia"/>
            <w:color w:val="000000" w:themeColor="text1"/>
            <w:szCs w:val="21"/>
            <w:rPrChange w:id="455" w:author="tang chi" w:date="2022-07-27T17:28:00Z">
              <w:rPr>
                <w:color w:val="000000" w:themeColor="text1"/>
                <w:szCs w:val="21"/>
              </w:rPr>
            </w:rPrChange>
          </w:rPr>
          <w:t>0.7</w:t>
        </w:r>
        <w:r w:rsidR="002A4592" w:rsidRPr="003408D1">
          <w:rPr>
            <w:rFonts w:asciiTheme="minorEastAsia" w:hAnsiTheme="minorEastAsia" w:hint="eastAsia"/>
            <w:color w:val="000000" w:themeColor="text1"/>
            <w:szCs w:val="21"/>
            <w:rPrChange w:id="456" w:author="tang chi" w:date="2022-07-27T17:28:00Z">
              <w:rPr>
                <w:rFonts w:hint="eastAsia"/>
                <w:color w:val="000000" w:themeColor="text1"/>
                <w:szCs w:val="21"/>
              </w:rPr>
            </w:rPrChange>
          </w:rPr>
          <w:t>大于</w:t>
        </w:r>
      </w:ins>
      <m:oMath>
        <m:r>
          <w:ins w:id="457" w:author="tang chi" w:date="2022-07-26T21:10:00Z">
            <w:rPr>
              <w:rFonts w:ascii="Cambria Math" w:hAnsi="Cambria Math"/>
              <w:color w:val="000000" w:themeColor="text1"/>
              <w:szCs w:val="21"/>
            </w:rPr>
            <m:t>α</m:t>
          </w:ins>
        </m:r>
      </m:oMath>
      <w:ins w:id="458" w:author="tang chi" w:date="2022-07-26T21:11:00Z">
        <w:r w:rsidR="002A4592" w:rsidRPr="003408D1">
          <w:rPr>
            <w:rFonts w:asciiTheme="minorEastAsia" w:hAnsiTheme="minorEastAsia" w:hint="eastAsia"/>
            <w:color w:val="000000" w:themeColor="text1"/>
            <w:szCs w:val="21"/>
            <w:rPrChange w:id="459" w:author="tang chi" w:date="2022-07-27T17:28:00Z">
              <w:rPr>
                <w:rFonts w:hint="eastAsia"/>
                <w:color w:val="000000" w:themeColor="text1"/>
                <w:szCs w:val="21"/>
              </w:rPr>
            </w:rPrChange>
          </w:rPr>
          <w:t>，通过强调假阴性</w:t>
        </w:r>
      </w:ins>
      <w:ins w:id="460" w:author="tang chi" w:date="2022-07-26T21:12:00Z">
        <w:r w:rsidR="002A4592" w:rsidRPr="003408D1">
          <w:rPr>
            <w:rFonts w:asciiTheme="minorEastAsia" w:hAnsiTheme="minorEastAsia" w:hint="eastAsia"/>
            <w:color w:val="000000" w:themeColor="text1"/>
            <w:szCs w:val="21"/>
            <w:rPrChange w:id="461" w:author="tang chi" w:date="2022-07-27T17:28:00Z">
              <w:rPr>
                <w:rFonts w:hint="eastAsia"/>
                <w:color w:val="000000" w:themeColor="text1"/>
                <w:szCs w:val="21"/>
              </w:rPr>
            </w:rPrChange>
          </w:rPr>
          <w:t>提高敏感度。让网络在训练的过程中关注小的</w:t>
        </w:r>
      </w:ins>
      <w:ins w:id="462" w:author="tang chi" w:date="2022-07-26T21:13:00Z">
        <w:r w:rsidR="002A4592" w:rsidRPr="003408D1">
          <w:rPr>
            <w:rFonts w:asciiTheme="minorEastAsia" w:hAnsiTheme="minorEastAsia" w:hint="eastAsia"/>
            <w:color w:val="000000" w:themeColor="text1"/>
            <w:szCs w:val="21"/>
            <w:rPrChange w:id="463" w:author="tang chi" w:date="2022-07-27T17:28:00Z">
              <w:rPr>
                <w:rFonts w:hint="eastAsia"/>
                <w:color w:val="000000" w:themeColor="text1"/>
                <w:szCs w:val="21"/>
              </w:rPr>
            </w:rPrChange>
          </w:rPr>
          <w:t>病变区域，从而</w:t>
        </w:r>
      </w:ins>
      <w:ins w:id="464" w:author="tang chi" w:date="2022-07-26T21:14:00Z">
        <w:r w:rsidR="002A4592" w:rsidRPr="003408D1">
          <w:rPr>
            <w:rFonts w:asciiTheme="minorEastAsia" w:hAnsiTheme="minorEastAsia" w:hint="eastAsia"/>
            <w:color w:val="000000" w:themeColor="text1"/>
            <w:szCs w:val="21"/>
            <w:rPrChange w:id="465" w:author="tang chi" w:date="2022-07-27T17:28:00Z">
              <w:rPr>
                <w:rFonts w:hint="eastAsia"/>
                <w:color w:val="000000" w:themeColor="text1"/>
                <w:szCs w:val="21"/>
              </w:rPr>
            </w:rPrChange>
          </w:rPr>
          <w:t>解决新冠肺炎患者</w:t>
        </w:r>
        <w:r w:rsidR="002A4592" w:rsidRPr="003408D1">
          <w:rPr>
            <w:rFonts w:asciiTheme="minorEastAsia" w:hAnsiTheme="minorEastAsia"/>
            <w:color w:val="000000" w:themeColor="text1"/>
            <w:szCs w:val="21"/>
            <w:rPrChange w:id="466" w:author="tang chi" w:date="2022-07-27T17:28:00Z">
              <w:rPr>
                <w:color w:val="000000" w:themeColor="text1"/>
                <w:szCs w:val="21"/>
              </w:rPr>
            </w:rPrChange>
          </w:rPr>
          <w:t>CT</w:t>
        </w:r>
        <w:r w:rsidR="002A4592" w:rsidRPr="003408D1">
          <w:rPr>
            <w:rFonts w:asciiTheme="minorEastAsia" w:hAnsiTheme="minorEastAsia" w:hint="eastAsia"/>
            <w:color w:val="000000" w:themeColor="text1"/>
            <w:szCs w:val="21"/>
            <w:rPrChange w:id="467" w:author="tang chi" w:date="2022-07-27T17:28:00Z">
              <w:rPr>
                <w:rFonts w:hint="eastAsia"/>
                <w:color w:val="000000" w:themeColor="text1"/>
                <w:szCs w:val="21"/>
              </w:rPr>
            </w:rPrChange>
          </w:rPr>
          <w:t>图像中</w:t>
        </w:r>
      </w:ins>
      <w:ins w:id="468" w:author="tang chi" w:date="2022-07-26T21:15:00Z">
        <w:r w:rsidR="002A4592" w:rsidRPr="003408D1">
          <w:rPr>
            <w:rFonts w:asciiTheme="minorEastAsia" w:hAnsiTheme="minorEastAsia" w:hint="eastAsia"/>
            <w:color w:val="000000" w:themeColor="text1"/>
            <w:szCs w:val="21"/>
            <w:rPrChange w:id="469" w:author="tang chi" w:date="2022-07-27T17:28:00Z">
              <w:rPr>
                <w:rFonts w:hint="eastAsia"/>
                <w:color w:val="000000" w:themeColor="text1"/>
                <w:szCs w:val="21"/>
              </w:rPr>
            </w:rPrChange>
          </w:rPr>
          <w:t>数据不平衡问题。</w:t>
        </w:r>
      </w:ins>
    </w:p>
    <w:p w14:paraId="6616BBE4" w14:textId="40892BA0" w:rsidR="00FC3877" w:rsidRPr="003408D1" w:rsidRDefault="00FC3877" w:rsidP="00393900">
      <w:pPr>
        <w:rPr>
          <w:rFonts w:asciiTheme="minorEastAsia" w:hAnsiTheme="minorEastAsia"/>
          <w:b/>
          <w:bCs/>
          <w:color w:val="000000" w:themeColor="text1"/>
          <w:sz w:val="28"/>
          <w:szCs w:val="28"/>
          <w:rPrChange w:id="470" w:author="tang chi" w:date="2022-07-27T17:28:00Z">
            <w:rPr>
              <w:b/>
              <w:bCs/>
              <w:color w:val="000000" w:themeColor="text1"/>
              <w:sz w:val="28"/>
              <w:szCs w:val="28"/>
            </w:rPr>
          </w:rPrChange>
        </w:rPr>
      </w:pPr>
      <w:r w:rsidRPr="003408D1">
        <w:rPr>
          <w:rFonts w:asciiTheme="minorEastAsia" w:hAnsiTheme="minorEastAsia" w:hint="eastAsia"/>
          <w:b/>
          <w:bCs/>
          <w:color w:val="000000" w:themeColor="text1"/>
          <w:sz w:val="28"/>
          <w:szCs w:val="28"/>
          <w:rPrChange w:id="471" w:author="tang chi" w:date="2022-07-27T17:28:00Z">
            <w:rPr>
              <w:rFonts w:hint="eastAsia"/>
              <w:b/>
              <w:bCs/>
              <w:color w:val="000000" w:themeColor="text1"/>
              <w:sz w:val="28"/>
              <w:szCs w:val="28"/>
            </w:rPr>
          </w:rPrChange>
        </w:rPr>
        <w:t>实验</w:t>
      </w:r>
    </w:p>
    <w:p w14:paraId="695B60E7" w14:textId="1C0C3ED5" w:rsidR="00FC3877" w:rsidRDefault="00FC3877" w:rsidP="00393900">
      <w:pPr>
        <w:rPr>
          <w:b/>
          <w:bCs/>
          <w:color w:val="000000" w:themeColor="text1"/>
          <w:szCs w:val="21"/>
        </w:rPr>
      </w:pPr>
      <w:r w:rsidRPr="00FC3877">
        <w:rPr>
          <w:rFonts w:hint="eastAsia"/>
          <w:b/>
          <w:bCs/>
          <w:color w:val="000000" w:themeColor="text1"/>
          <w:szCs w:val="21"/>
        </w:rPr>
        <w:t>A</w:t>
      </w:r>
      <w:r w:rsidRPr="00FC3877">
        <w:rPr>
          <w:b/>
          <w:bCs/>
          <w:color w:val="000000" w:themeColor="text1"/>
          <w:szCs w:val="21"/>
        </w:rPr>
        <w:t xml:space="preserve"> </w:t>
      </w:r>
      <w:r w:rsidRPr="00FC3877">
        <w:rPr>
          <w:rFonts w:hint="eastAsia"/>
          <w:b/>
          <w:bCs/>
          <w:color w:val="000000" w:themeColor="text1"/>
          <w:szCs w:val="21"/>
        </w:rPr>
        <w:t>数据</w:t>
      </w:r>
      <w:r w:rsidR="00D306B9">
        <w:rPr>
          <w:rFonts w:hint="eastAsia"/>
          <w:b/>
          <w:bCs/>
          <w:color w:val="000000" w:themeColor="text1"/>
          <w:szCs w:val="21"/>
        </w:rPr>
        <w:t>与预处理</w:t>
      </w:r>
    </w:p>
    <w:p w14:paraId="1CD3254F" w14:textId="32527719" w:rsidR="00D306B9" w:rsidRPr="009836FD" w:rsidRDefault="000364CF" w:rsidP="00393900">
      <w:pPr>
        <w:rPr>
          <w:rFonts w:asciiTheme="minorEastAsia" w:hAnsiTheme="minorEastAsia"/>
          <w:color w:val="000000" w:themeColor="text1"/>
          <w:szCs w:val="21"/>
        </w:rPr>
      </w:pPr>
      <w:r w:rsidRPr="009836FD">
        <w:rPr>
          <w:rFonts w:asciiTheme="minorEastAsia" w:hAnsiTheme="minorEastAsia" w:cs="Arial"/>
          <w:color w:val="000000"/>
          <w:spacing w:val="15"/>
          <w:szCs w:val="21"/>
        </w:rPr>
        <w:t>公共COVID-19分割数据集:</w:t>
      </w:r>
      <w:r w:rsidR="009836FD">
        <w:rPr>
          <w:rFonts w:asciiTheme="minorEastAsia" w:hAnsiTheme="minorEastAsia" w:cs="Arial" w:hint="eastAsia"/>
          <w:color w:val="000000"/>
          <w:spacing w:val="15"/>
          <w:szCs w:val="21"/>
        </w:rPr>
        <w:t>本文</w:t>
      </w:r>
      <w:r w:rsidRPr="009836FD">
        <w:rPr>
          <w:rFonts w:asciiTheme="minorEastAsia" w:hAnsiTheme="minorEastAsia" w:cs="Arial"/>
          <w:color w:val="000000"/>
          <w:spacing w:val="15"/>
          <w:szCs w:val="21"/>
        </w:rPr>
        <w:t>使用</w:t>
      </w:r>
      <w:r w:rsidR="007872A2">
        <w:rPr>
          <w:rFonts w:asciiTheme="minorEastAsia" w:hAnsiTheme="minorEastAsia" w:cs="Arial" w:hint="eastAsia"/>
          <w:color w:val="000000"/>
          <w:spacing w:val="15"/>
          <w:szCs w:val="21"/>
        </w:rPr>
        <w:t>的</w:t>
      </w:r>
      <w:r w:rsidRPr="009836FD">
        <w:rPr>
          <w:rFonts w:asciiTheme="minorEastAsia" w:hAnsiTheme="minorEastAsia" w:cs="Arial"/>
          <w:color w:val="000000"/>
          <w:spacing w:val="15"/>
          <w:szCs w:val="21"/>
        </w:rPr>
        <w:t>公共数据集</w:t>
      </w:r>
      <w:r w:rsidR="00D023EA" w:rsidRPr="00D023EA">
        <w:rPr>
          <w:rFonts w:asciiTheme="minorEastAsia" w:hAnsiTheme="minorEastAsia" w:cs="Arial"/>
          <w:color w:val="000000"/>
          <w:spacing w:val="15"/>
          <w:szCs w:val="21"/>
          <w:vertAlign w:val="superscript"/>
        </w:rPr>
        <w:fldChar w:fldCharType="begin"/>
      </w:r>
      <w:r w:rsidR="00D023EA" w:rsidRPr="00D023EA">
        <w:rPr>
          <w:rFonts w:asciiTheme="minorEastAsia" w:hAnsiTheme="minorEastAsia" w:cs="Arial"/>
          <w:color w:val="000000"/>
          <w:spacing w:val="15"/>
          <w:szCs w:val="21"/>
          <w:vertAlign w:val="superscript"/>
        </w:rPr>
        <w:instrText xml:space="preserve"> REF _Ref108025117 \r \h </w:instrText>
      </w:r>
      <w:r w:rsidR="00D023EA">
        <w:rPr>
          <w:rFonts w:asciiTheme="minorEastAsia" w:hAnsiTheme="minorEastAsia" w:cs="Arial"/>
          <w:color w:val="000000"/>
          <w:spacing w:val="15"/>
          <w:szCs w:val="21"/>
          <w:vertAlign w:val="superscript"/>
        </w:rPr>
        <w:instrText xml:space="preserve"> \* MERGEFORMAT </w:instrText>
      </w:r>
      <w:r w:rsidR="00D023EA" w:rsidRPr="00D023EA">
        <w:rPr>
          <w:rFonts w:asciiTheme="minorEastAsia" w:hAnsiTheme="minorEastAsia" w:cs="Arial"/>
          <w:color w:val="000000"/>
          <w:spacing w:val="15"/>
          <w:szCs w:val="21"/>
          <w:vertAlign w:val="superscript"/>
        </w:rPr>
      </w:r>
      <w:r w:rsidR="00D023EA" w:rsidRPr="00D023EA">
        <w:rPr>
          <w:rFonts w:asciiTheme="minorEastAsia" w:hAnsiTheme="minorEastAsia" w:cs="Arial"/>
          <w:color w:val="000000"/>
          <w:spacing w:val="15"/>
          <w:szCs w:val="21"/>
          <w:vertAlign w:val="superscript"/>
        </w:rPr>
        <w:fldChar w:fldCharType="separate"/>
      </w:r>
      <w:ins w:id="472" w:author="tang chi" w:date="2022-07-26T21:49:00Z">
        <w:r w:rsidR="00185C0B">
          <w:rPr>
            <w:rFonts w:asciiTheme="minorEastAsia" w:hAnsiTheme="minorEastAsia" w:cs="Arial"/>
            <w:color w:val="000000"/>
            <w:spacing w:val="15"/>
            <w:szCs w:val="21"/>
            <w:vertAlign w:val="superscript"/>
          </w:rPr>
          <w:t>[36]</w:t>
        </w:r>
      </w:ins>
      <w:del w:id="473" w:author="tang chi" w:date="2022-07-26T21:49:00Z">
        <w:r w:rsidR="00D023EA" w:rsidRPr="00D023EA" w:rsidDel="00185C0B">
          <w:rPr>
            <w:rFonts w:asciiTheme="minorEastAsia" w:hAnsiTheme="minorEastAsia" w:cs="Arial"/>
            <w:color w:val="000000"/>
            <w:spacing w:val="15"/>
            <w:szCs w:val="21"/>
            <w:vertAlign w:val="superscript"/>
          </w:rPr>
          <w:delText>[28]</w:delText>
        </w:r>
      </w:del>
      <w:r w:rsidR="00D023EA" w:rsidRPr="00D023EA">
        <w:rPr>
          <w:rFonts w:asciiTheme="minorEastAsia" w:hAnsiTheme="minorEastAsia" w:cs="Arial"/>
          <w:color w:val="000000"/>
          <w:spacing w:val="15"/>
          <w:szCs w:val="21"/>
          <w:vertAlign w:val="superscript"/>
        </w:rPr>
        <w:fldChar w:fldCharType="end"/>
      </w:r>
      <w:r w:rsidR="007872A2">
        <w:rPr>
          <w:rFonts w:asciiTheme="minorEastAsia" w:hAnsiTheme="minorEastAsia" w:cs="Arial" w:hint="eastAsia"/>
          <w:color w:val="000000"/>
          <w:spacing w:val="15"/>
          <w:szCs w:val="21"/>
        </w:rPr>
        <w:t>来自zendo</w:t>
      </w:r>
      <w:r w:rsidRPr="009836FD">
        <w:rPr>
          <w:rFonts w:asciiTheme="minorEastAsia" w:hAnsiTheme="minorEastAsia" w:cs="Arial"/>
          <w:color w:val="000000"/>
          <w:spacing w:val="15"/>
          <w:szCs w:val="21"/>
        </w:rPr>
        <w:t>。</w:t>
      </w:r>
      <w:r w:rsidR="00E04575">
        <w:rPr>
          <w:rFonts w:asciiTheme="minorEastAsia" w:hAnsiTheme="minorEastAsia" w:cs="Arial" w:hint="eastAsia"/>
          <w:color w:val="000000"/>
          <w:spacing w:val="15"/>
          <w:szCs w:val="21"/>
        </w:rPr>
        <w:t>数据集</w:t>
      </w:r>
      <w:r w:rsidRPr="009836FD">
        <w:rPr>
          <w:rFonts w:asciiTheme="minorEastAsia" w:hAnsiTheme="minorEastAsia" w:cs="Arial"/>
          <w:color w:val="000000"/>
          <w:spacing w:val="15"/>
          <w:szCs w:val="21"/>
        </w:rPr>
        <w:t>包含20张COVID-19 CT扫描图，包括肺部和病变分割标签</w:t>
      </w:r>
      <w:r w:rsidR="00E04575">
        <w:rPr>
          <w:rFonts w:asciiTheme="minorEastAsia" w:hAnsiTheme="minorEastAsia" w:cs="Arial" w:hint="eastAsia"/>
          <w:color w:val="000000"/>
          <w:spacing w:val="15"/>
          <w:szCs w:val="21"/>
        </w:rPr>
        <w:t>。</w:t>
      </w:r>
      <w:r w:rsidR="00DE5EDA">
        <w:rPr>
          <w:rFonts w:asciiTheme="minorEastAsia" w:hAnsiTheme="minorEastAsia" w:cs="Arial" w:hint="eastAsia"/>
          <w:color w:val="000000"/>
          <w:spacing w:val="15"/>
          <w:szCs w:val="21"/>
        </w:rPr>
        <w:t>数据集由两名放射科医生完成标注并且由一位经验丰富的</w:t>
      </w:r>
      <w:r w:rsidR="002C5B22">
        <w:rPr>
          <w:rFonts w:asciiTheme="minorEastAsia" w:hAnsiTheme="minorEastAsia" w:cs="Arial" w:hint="eastAsia"/>
          <w:color w:val="000000"/>
          <w:spacing w:val="15"/>
          <w:szCs w:val="21"/>
        </w:rPr>
        <w:t>放射科医生检测。</w:t>
      </w:r>
      <w:r w:rsidR="00B11349">
        <w:rPr>
          <w:rFonts w:asciiTheme="minorEastAsia" w:hAnsiTheme="minorEastAsia" w:cs="Arial" w:hint="eastAsia"/>
          <w:color w:val="000000"/>
          <w:spacing w:val="15"/>
          <w:szCs w:val="21"/>
        </w:rPr>
        <w:t>本研究选取了2</w:t>
      </w:r>
      <w:r w:rsidR="00B11349">
        <w:rPr>
          <w:rFonts w:asciiTheme="minorEastAsia" w:hAnsiTheme="minorEastAsia" w:cs="Arial"/>
          <w:color w:val="000000"/>
          <w:spacing w:val="15"/>
          <w:szCs w:val="21"/>
        </w:rPr>
        <w:t>237</w:t>
      </w:r>
      <w:r w:rsidR="00B11349">
        <w:rPr>
          <w:rFonts w:asciiTheme="minorEastAsia" w:hAnsiTheme="minorEastAsia" w:cs="Arial" w:hint="eastAsia"/>
          <w:color w:val="000000"/>
          <w:spacing w:val="15"/>
          <w:szCs w:val="21"/>
        </w:rPr>
        <w:t>张C</w:t>
      </w:r>
      <w:r w:rsidR="00B11349">
        <w:rPr>
          <w:rFonts w:asciiTheme="minorEastAsia" w:hAnsiTheme="minorEastAsia" w:cs="Arial"/>
          <w:color w:val="000000"/>
          <w:spacing w:val="15"/>
          <w:szCs w:val="21"/>
        </w:rPr>
        <w:t>T</w:t>
      </w:r>
      <w:r w:rsidR="00B11349">
        <w:rPr>
          <w:rFonts w:asciiTheme="minorEastAsia" w:hAnsiTheme="minorEastAsia" w:cs="Arial" w:hint="eastAsia"/>
          <w:color w:val="000000"/>
          <w:spacing w:val="15"/>
          <w:szCs w:val="21"/>
        </w:rPr>
        <w:t>图像用于实验</w:t>
      </w:r>
      <w:r w:rsidR="00D107C1">
        <w:rPr>
          <w:rFonts w:asciiTheme="minorEastAsia" w:hAnsiTheme="minorEastAsia" w:cs="Arial" w:hint="eastAsia"/>
          <w:color w:val="000000"/>
          <w:spacing w:val="15"/>
          <w:szCs w:val="21"/>
        </w:rPr>
        <w:t>。</w:t>
      </w:r>
      <w:r w:rsidR="002C5B22">
        <w:rPr>
          <w:rFonts w:asciiTheme="minorEastAsia" w:hAnsiTheme="minorEastAsia" w:cs="Arial" w:hint="eastAsia"/>
          <w:color w:val="000000"/>
          <w:spacing w:val="15"/>
          <w:szCs w:val="21"/>
        </w:rPr>
        <w:t>对于该数据集我们做了</w:t>
      </w:r>
      <w:r w:rsidR="00CF037F">
        <w:rPr>
          <w:rFonts w:asciiTheme="minorEastAsia" w:hAnsiTheme="minorEastAsia" w:cs="Arial" w:hint="eastAsia"/>
          <w:color w:val="000000"/>
          <w:spacing w:val="15"/>
          <w:szCs w:val="21"/>
        </w:rPr>
        <w:t>一些预处理操作</w:t>
      </w:r>
      <w:r w:rsidR="00610B6B">
        <w:rPr>
          <w:rFonts w:asciiTheme="minorEastAsia" w:hAnsiTheme="minorEastAsia" w:cs="Arial" w:hint="eastAsia"/>
          <w:color w:val="000000"/>
          <w:spacing w:val="15"/>
          <w:szCs w:val="21"/>
        </w:rPr>
        <w:t>。为了</w:t>
      </w:r>
      <w:r w:rsidR="000719B5">
        <w:rPr>
          <w:rFonts w:asciiTheme="minorEastAsia" w:hAnsiTheme="minorEastAsia" w:cs="Arial" w:hint="eastAsia"/>
          <w:color w:val="000000"/>
          <w:spacing w:val="15"/>
          <w:szCs w:val="21"/>
        </w:rPr>
        <w:t>加速网络收敛</w:t>
      </w:r>
      <w:r w:rsidR="00F2706D">
        <w:rPr>
          <w:rFonts w:asciiTheme="minorEastAsia" w:hAnsiTheme="minorEastAsia" w:cs="Arial" w:hint="eastAsia"/>
          <w:color w:val="000000"/>
          <w:spacing w:val="15"/>
          <w:szCs w:val="21"/>
        </w:rPr>
        <w:t>，提高效率。</w:t>
      </w:r>
      <w:r w:rsidR="003947E9">
        <w:rPr>
          <w:rFonts w:asciiTheme="minorEastAsia" w:hAnsiTheme="minorEastAsia" w:cs="Arial" w:hint="eastAsia"/>
          <w:color w:val="000000"/>
          <w:spacing w:val="15"/>
          <w:szCs w:val="21"/>
        </w:rPr>
        <w:t>我们</w:t>
      </w:r>
      <w:r w:rsidR="00147987">
        <w:rPr>
          <w:rFonts w:asciiTheme="minorEastAsia" w:hAnsiTheme="minorEastAsia" w:cs="Arial" w:hint="eastAsia"/>
          <w:color w:val="000000"/>
          <w:spacing w:val="15"/>
          <w:szCs w:val="21"/>
        </w:rPr>
        <w:t>将</w:t>
      </w:r>
      <w:r w:rsidR="005419DC">
        <w:rPr>
          <w:rFonts w:asciiTheme="minorEastAsia" w:hAnsiTheme="minorEastAsia" w:cs="Arial" w:hint="eastAsia"/>
          <w:color w:val="000000"/>
          <w:spacing w:val="15"/>
          <w:szCs w:val="21"/>
        </w:rPr>
        <w:t>C</w:t>
      </w:r>
      <w:r w:rsidR="005419DC">
        <w:rPr>
          <w:rFonts w:asciiTheme="minorEastAsia" w:hAnsiTheme="minorEastAsia" w:cs="Arial"/>
          <w:color w:val="000000"/>
          <w:spacing w:val="15"/>
          <w:szCs w:val="21"/>
        </w:rPr>
        <w:t>T</w:t>
      </w:r>
      <w:r w:rsidR="005419DC">
        <w:rPr>
          <w:rFonts w:asciiTheme="minorEastAsia" w:hAnsiTheme="minorEastAsia" w:cs="Arial" w:hint="eastAsia"/>
          <w:color w:val="000000"/>
          <w:spacing w:val="15"/>
          <w:szCs w:val="21"/>
        </w:rPr>
        <w:t>图像</w:t>
      </w:r>
      <w:r w:rsidR="00147987">
        <w:rPr>
          <w:rFonts w:asciiTheme="minorEastAsia" w:hAnsiTheme="minorEastAsia" w:cs="Arial" w:hint="eastAsia"/>
          <w:color w:val="000000"/>
          <w:spacing w:val="15"/>
          <w:szCs w:val="21"/>
        </w:rPr>
        <w:t>裁剪到</w:t>
      </w:r>
      <w:r w:rsidR="00F94A7C">
        <w:rPr>
          <w:rFonts w:asciiTheme="minorEastAsia" w:hAnsiTheme="minorEastAsia" w:cs="Arial" w:hint="eastAsia"/>
          <w:color w:val="000000"/>
          <w:spacing w:val="15"/>
          <w:szCs w:val="21"/>
        </w:rPr>
        <w:t>分辨率为</w:t>
      </w:r>
      <w:r w:rsidR="00147987">
        <w:rPr>
          <w:rFonts w:asciiTheme="minorEastAsia" w:hAnsiTheme="minorEastAsia" w:cs="Arial" w:hint="eastAsia"/>
          <w:color w:val="000000"/>
          <w:spacing w:val="15"/>
          <w:szCs w:val="21"/>
        </w:rPr>
        <w:t>5</w:t>
      </w:r>
      <w:r w:rsidR="00147987">
        <w:rPr>
          <w:rFonts w:asciiTheme="minorEastAsia" w:hAnsiTheme="minorEastAsia" w:cs="Arial"/>
          <w:color w:val="000000"/>
          <w:spacing w:val="15"/>
          <w:szCs w:val="21"/>
        </w:rPr>
        <w:t>12</w:t>
      </w:r>
      <w:r w:rsidR="00F94A7C">
        <w:rPr>
          <w:rFonts w:asciiTheme="minorEastAsia" w:hAnsiTheme="minorEastAsia" w:cs="Arial"/>
          <w:color w:val="000000"/>
          <w:spacing w:val="15"/>
          <w:szCs w:val="21"/>
        </w:rPr>
        <w:t>*512</w:t>
      </w:r>
      <w:r w:rsidR="00F94A7C">
        <w:rPr>
          <w:rFonts w:asciiTheme="minorEastAsia" w:hAnsiTheme="minorEastAsia" w:cs="Arial" w:hint="eastAsia"/>
          <w:color w:val="000000"/>
          <w:spacing w:val="15"/>
          <w:szCs w:val="21"/>
        </w:rPr>
        <w:t>大小</w:t>
      </w:r>
      <w:r w:rsidR="003947E9">
        <w:rPr>
          <w:rFonts w:asciiTheme="minorEastAsia" w:hAnsiTheme="minorEastAsia" w:cs="Arial" w:hint="eastAsia"/>
          <w:color w:val="000000"/>
          <w:spacing w:val="15"/>
          <w:szCs w:val="21"/>
        </w:rPr>
        <w:t>，减少训练过程的运算量</w:t>
      </w:r>
      <w:r w:rsidR="00610B6B">
        <w:rPr>
          <w:rFonts w:asciiTheme="minorEastAsia" w:hAnsiTheme="minorEastAsia" w:cs="Arial" w:hint="eastAsia"/>
          <w:color w:val="000000"/>
          <w:spacing w:val="15"/>
          <w:szCs w:val="21"/>
        </w:rPr>
        <w:t>。</w:t>
      </w:r>
      <w:r w:rsidR="003266D2">
        <w:rPr>
          <w:rFonts w:asciiTheme="minorEastAsia" w:hAnsiTheme="minorEastAsia" w:cs="Arial" w:hint="eastAsia"/>
          <w:color w:val="000000"/>
          <w:spacing w:val="15"/>
          <w:szCs w:val="21"/>
        </w:rPr>
        <w:t>再</w:t>
      </w:r>
      <w:r w:rsidR="005419DC">
        <w:rPr>
          <w:rFonts w:asciiTheme="minorEastAsia" w:hAnsiTheme="minorEastAsia" w:cs="Arial" w:hint="eastAsia"/>
          <w:color w:val="000000"/>
          <w:spacing w:val="15"/>
          <w:szCs w:val="21"/>
        </w:rPr>
        <w:t>对C</w:t>
      </w:r>
      <w:r w:rsidR="005419DC">
        <w:rPr>
          <w:rFonts w:asciiTheme="minorEastAsia" w:hAnsiTheme="minorEastAsia" w:cs="Arial"/>
          <w:color w:val="000000"/>
          <w:spacing w:val="15"/>
          <w:szCs w:val="21"/>
        </w:rPr>
        <w:t>T</w:t>
      </w:r>
      <w:r w:rsidR="005419DC">
        <w:rPr>
          <w:rFonts w:asciiTheme="minorEastAsia" w:hAnsiTheme="minorEastAsia" w:cs="Arial" w:hint="eastAsia"/>
          <w:color w:val="000000"/>
          <w:spacing w:val="15"/>
          <w:szCs w:val="21"/>
        </w:rPr>
        <w:t>图像</w:t>
      </w:r>
      <w:r w:rsidR="00E916C6">
        <w:rPr>
          <w:rFonts w:asciiTheme="minorEastAsia" w:hAnsiTheme="minorEastAsia" w:cs="Arial" w:hint="eastAsia"/>
          <w:color w:val="000000"/>
          <w:spacing w:val="15"/>
          <w:szCs w:val="21"/>
        </w:rPr>
        <w:t>做标准化处理。</w:t>
      </w:r>
      <w:r w:rsidR="0007710D" w:rsidRPr="0007710D">
        <w:rPr>
          <w:rFonts w:asciiTheme="minorEastAsia" w:hAnsiTheme="minorEastAsia" w:cs="Arial" w:hint="eastAsia"/>
          <w:color w:val="000000"/>
          <w:spacing w:val="15"/>
          <w:szCs w:val="21"/>
        </w:rPr>
        <w:t>图像标准化是将数据通过去均值实现中心化的处理</w:t>
      </w:r>
      <w:r w:rsidR="005541E2">
        <w:rPr>
          <w:rFonts w:asciiTheme="minorEastAsia" w:hAnsiTheme="minorEastAsia" w:cs="Arial" w:hint="eastAsia"/>
          <w:color w:val="000000"/>
          <w:spacing w:val="15"/>
          <w:szCs w:val="21"/>
        </w:rPr>
        <w:t>，这样可以提高网络的泛化性。</w:t>
      </w:r>
    </w:p>
    <w:p w14:paraId="0A5E6BDA" w14:textId="47A1DE0A" w:rsidR="00FA6D2C" w:rsidDel="00265E42" w:rsidRDefault="00CE2608" w:rsidP="00393900">
      <w:pPr>
        <w:rPr>
          <w:del w:id="474" w:author="tang chi" w:date="2022-07-17T19:31:00Z"/>
          <w:b/>
          <w:bCs/>
          <w:color w:val="000000" w:themeColor="text1"/>
          <w:szCs w:val="21"/>
        </w:rPr>
      </w:pPr>
      <w:commentRangeStart w:id="475"/>
      <w:ins w:id="476" w:author="卢 芳芳" w:date="2022-07-11T19:07:00Z">
        <w:del w:id="477" w:author="tang chi" w:date="2022-07-17T19:31:00Z">
          <w:r w:rsidDel="00265E42">
            <w:rPr>
              <w:b/>
              <w:bCs/>
              <w:color w:val="000000" w:themeColor="text1"/>
              <w:szCs w:val="21"/>
            </w:rPr>
            <w:delText xml:space="preserve">B </w:delText>
          </w:r>
        </w:del>
      </w:ins>
      <w:ins w:id="478" w:author="卢 芳芳" w:date="2022-07-11T19:08:00Z">
        <w:del w:id="479" w:author="tang chi" w:date="2022-07-17T19:31:00Z">
          <w:r w:rsidDel="00265E42">
            <w:rPr>
              <w:rFonts w:hint="eastAsia"/>
              <w:b/>
              <w:bCs/>
              <w:color w:val="000000" w:themeColor="text1"/>
              <w:szCs w:val="21"/>
            </w:rPr>
            <w:delText>模型的训练及损失函数</w:delText>
          </w:r>
          <w:commentRangeEnd w:id="475"/>
          <w:r w:rsidDel="00265E42">
            <w:rPr>
              <w:rStyle w:val="ad"/>
            </w:rPr>
            <w:commentReference w:id="475"/>
          </w:r>
        </w:del>
      </w:ins>
    </w:p>
    <w:p w14:paraId="27F49046" w14:textId="441BC9D1" w:rsidR="009A5882" w:rsidRDefault="009A5882" w:rsidP="00393900">
      <w:pPr>
        <w:rPr>
          <w:b/>
          <w:bCs/>
          <w:color w:val="000000" w:themeColor="text1"/>
          <w:szCs w:val="21"/>
        </w:rPr>
      </w:pPr>
      <w:r>
        <w:rPr>
          <w:rFonts w:hint="eastAsia"/>
          <w:b/>
          <w:bCs/>
          <w:color w:val="000000" w:themeColor="text1"/>
          <w:szCs w:val="21"/>
        </w:rPr>
        <w:t>B</w:t>
      </w:r>
      <w:r>
        <w:rPr>
          <w:b/>
          <w:bCs/>
          <w:color w:val="000000" w:themeColor="text1"/>
          <w:szCs w:val="21"/>
        </w:rPr>
        <w:t xml:space="preserve"> </w:t>
      </w:r>
      <w:r>
        <w:rPr>
          <w:rFonts w:hint="eastAsia"/>
          <w:b/>
          <w:bCs/>
          <w:color w:val="000000" w:themeColor="text1"/>
          <w:szCs w:val="21"/>
        </w:rPr>
        <w:t>实验设置</w:t>
      </w:r>
    </w:p>
    <w:p w14:paraId="626F3B68" w14:textId="3A95BA02" w:rsidR="00FA6D2C" w:rsidRDefault="00900F86" w:rsidP="00393900">
      <w:pPr>
        <w:rPr>
          <w:rFonts w:ascii="Arial" w:hAnsi="Arial" w:cs="Arial"/>
          <w:color w:val="000000"/>
          <w:spacing w:val="15"/>
          <w:szCs w:val="21"/>
        </w:rPr>
      </w:pPr>
      <w:r>
        <w:rPr>
          <w:rFonts w:hint="eastAsia"/>
          <w:b/>
          <w:bCs/>
          <w:color w:val="000000" w:themeColor="text1"/>
          <w:szCs w:val="21"/>
        </w:rPr>
        <w:t>1）</w:t>
      </w:r>
      <w:r w:rsidR="00A55A77">
        <w:rPr>
          <w:rFonts w:hint="eastAsia"/>
          <w:b/>
          <w:bCs/>
          <w:color w:val="000000" w:themeColor="text1"/>
          <w:szCs w:val="21"/>
        </w:rPr>
        <w:t>基准：</w:t>
      </w:r>
      <w:r w:rsidR="008C13CC">
        <w:rPr>
          <w:rFonts w:hint="eastAsia"/>
          <w:color w:val="000000" w:themeColor="text1"/>
          <w:szCs w:val="21"/>
        </w:rPr>
        <w:t>在</w:t>
      </w:r>
      <w:r>
        <w:rPr>
          <w:rFonts w:hint="eastAsia"/>
          <w:color w:val="000000" w:themeColor="text1"/>
          <w:szCs w:val="21"/>
        </w:rPr>
        <w:t>病变分割实验中，我们提出的S</w:t>
      </w:r>
      <w:r>
        <w:rPr>
          <w:color w:val="000000" w:themeColor="text1"/>
          <w:szCs w:val="21"/>
        </w:rPr>
        <w:t>MA-N</w:t>
      </w:r>
      <w:r>
        <w:rPr>
          <w:rFonts w:hint="eastAsia"/>
          <w:color w:val="000000" w:themeColor="text1"/>
          <w:szCs w:val="21"/>
        </w:rPr>
        <w:t>et</w:t>
      </w:r>
      <w:r w:rsidR="00B11A77">
        <w:rPr>
          <w:rFonts w:hint="eastAsia"/>
          <w:color w:val="000000" w:themeColor="text1"/>
          <w:szCs w:val="21"/>
        </w:rPr>
        <w:t>与</w:t>
      </w:r>
      <w:r w:rsidR="00107C41">
        <w:rPr>
          <w:rFonts w:hint="eastAsia"/>
          <w:color w:val="000000" w:themeColor="text1"/>
          <w:szCs w:val="21"/>
        </w:rPr>
        <w:t>应用在</w:t>
      </w:r>
      <w:r w:rsidR="00A005AE">
        <w:rPr>
          <w:rFonts w:hint="eastAsia"/>
          <w:color w:val="000000" w:themeColor="text1"/>
          <w:szCs w:val="21"/>
        </w:rPr>
        <w:t>医学图像分割算法的经典网络</w:t>
      </w:r>
      <w:proofErr w:type="spellStart"/>
      <w:r w:rsidR="00A005AE">
        <w:rPr>
          <w:rFonts w:hint="eastAsia"/>
          <w:color w:val="000000" w:themeColor="text1"/>
          <w:szCs w:val="21"/>
        </w:rPr>
        <w:t>Unet</w:t>
      </w:r>
      <w:proofErr w:type="spellEnd"/>
      <w:r w:rsidR="00A005AE">
        <w:rPr>
          <w:rFonts w:hint="eastAsia"/>
          <w:color w:val="000000" w:themeColor="text1"/>
          <w:szCs w:val="21"/>
        </w:rPr>
        <w:t>做了</w:t>
      </w:r>
      <w:r w:rsidR="00107C41">
        <w:rPr>
          <w:rFonts w:hint="eastAsia"/>
          <w:color w:val="000000" w:themeColor="text1"/>
          <w:szCs w:val="21"/>
        </w:rPr>
        <w:t>对比，与</w:t>
      </w:r>
      <w:r w:rsidR="00511E08">
        <w:rPr>
          <w:rFonts w:hint="eastAsia"/>
          <w:color w:val="000000" w:themeColor="text1"/>
          <w:szCs w:val="21"/>
        </w:rPr>
        <w:t>前沿的语义分割模型Deeplabv</w:t>
      </w:r>
      <w:r w:rsidR="00511E08">
        <w:rPr>
          <w:color w:val="000000" w:themeColor="text1"/>
          <w:szCs w:val="21"/>
        </w:rPr>
        <w:t>3+</w:t>
      </w:r>
      <w:r w:rsidR="00511E08">
        <w:rPr>
          <w:rFonts w:hint="eastAsia"/>
          <w:color w:val="000000" w:themeColor="text1"/>
          <w:szCs w:val="21"/>
        </w:rPr>
        <w:t>做了对比。同时，我们</w:t>
      </w:r>
      <w:r w:rsidR="00203A99">
        <w:rPr>
          <w:rFonts w:hint="eastAsia"/>
          <w:color w:val="000000" w:themeColor="text1"/>
          <w:szCs w:val="21"/>
        </w:rPr>
        <w:t>还对</w:t>
      </w:r>
      <w:r w:rsidR="00626001">
        <w:rPr>
          <w:rFonts w:hint="eastAsia"/>
          <w:color w:val="000000" w:themeColor="text1"/>
          <w:szCs w:val="21"/>
        </w:rPr>
        <w:t>三种新提出的</w:t>
      </w:r>
      <w:r w:rsidR="00E847E5" w:rsidRPr="00E847E5">
        <w:rPr>
          <w:rFonts w:ascii="Arial" w:hAnsi="Arial" w:cs="Arial"/>
          <w:color w:val="000000"/>
          <w:spacing w:val="15"/>
          <w:szCs w:val="21"/>
        </w:rPr>
        <w:t>COVID-19</w:t>
      </w:r>
      <w:r w:rsidR="00E847E5" w:rsidRPr="00E847E5">
        <w:rPr>
          <w:rFonts w:ascii="Arial" w:hAnsi="Arial" w:cs="Arial"/>
          <w:color w:val="000000"/>
          <w:spacing w:val="15"/>
          <w:szCs w:val="21"/>
        </w:rPr>
        <w:t>病变分割网络</w:t>
      </w:r>
      <w:r w:rsidR="00024686">
        <w:rPr>
          <w:rFonts w:ascii="Arial" w:hAnsi="Arial" w:cs="Arial" w:hint="eastAsia"/>
          <w:color w:val="000000"/>
          <w:spacing w:val="15"/>
          <w:szCs w:val="21"/>
        </w:rPr>
        <w:t>进行了比较，它们分别是：</w:t>
      </w:r>
      <w:commentRangeStart w:id="480"/>
      <w:proofErr w:type="spellStart"/>
      <w:r w:rsidR="00D02778">
        <w:rPr>
          <w:rFonts w:ascii="Arial" w:hAnsi="Arial" w:cs="Arial"/>
          <w:color w:val="000000"/>
          <w:spacing w:val="15"/>
          <w:szCs w:val="21"/>
        </w:rPr>
        <w:t>A</w:t>
      </w:r>
      <w:r w:rsidR="00094293">
        <w:rPr>
          <w:rFonts w:ascii="Arial" w:hAnsi="Arial" w:cs="Arial" w:hint="eastAsia"/>
          <w:color w:val="000000"/>
          <w:spacing w:val="15"/>
          <w:szCs w:val="21"/>
        </w:rPr>
        <w:t>nam</w:t>
      </w:r>
      <w:r w:rsidR="00094293">
        <w:rPr>
          <w:rFonts w:ascii="Arial" w:hAnsi="Arial" w:cs="Arial"/>
          <w:color w:val="000000"/>
          <w:spacing w:val="15"/>
          <w:szCs w:val="21"/>
        </w:rPr>
        <w:t>N</w:t>
      </w:r>
      <w:r w:rsidR="00094293">
        <w:rPr>
          <w:rFonts w:ascii="Arial" w:hAnsi="Arial" w:cs="Arial" w:hint="eastAsia"/>
          <w:color w:val="000000"/>
          <w:spacing w:val="15"/>
          <w:szCs w:val="21"/>
        </w:rPr>
        <w:t>et</w:t>
      </w:r>
      <w:proofErr w:type="spellEnd"/>
      <w:r w:rsidR="00094293">
        <w:rPr>
          <w:rFonts w:ascii="Arial" w:hAnsi="Arial" w:cs="Arial" w:hint="eastAsia"/>
          <w:color w:val="000000"/>
          <w:spacing w:val="15"/>
          <w:szCs w:val="21"/>
        </w:rPr>
        <w:t>、</w:t>
      </w:r>
      <w:r w:rsidR="00094293">
        <w:rPr>
          <w:rFonts w:ascii="Arial" w:hAnsi="Arial" w:cs="Arial" w:hint="eastAsia"/>
          <w:color w:val="000000"/>
          <w:spacing w:val="15"/>
          <w:szCs w:val="21"/>
        </w:rPr>
        <w:t>J</w:t>
      </w:r>
      <w:r w:rsidR="00094293">
        <w:rPr>
          <w:rFonts w:ascii="Arial" w:hAnsi="Arial" w:cs="Arial"/>
          <w:color w:val="000000"/>
          <w:spacing w:val="15"/>
          <w:szCs w:val="21"/>
        </w:rPr>
        <w:t>CS</w:t>
      </w:r>
      <w:r w:rsidR="00094293">
        <w:rPr>
          <w:rFonts w:ascii="Arial" w:hAnsi="Arial" w:cs="Arial" w:hint="eastAsia"/>
          <w:color w:val="000000"/>
          <w:spacing w:val="15"/>
          <w:szCs w:val="21"/>
        </w:rPr>
        <w:t>、</w:t>
      </w:r>
      <w:r w:rsidR="00094293">
        <w:rPr>
          <w:rFonts w:ascii="Arial" w:hAnsi="Arial" w:cs="Arial" w:hint="eastAsia"/>
          <w:color w:val="000000"/>
          <w:spacing w:val="15"/>
          <w:szCs w:val="21"/>
        </w:rPr>
        <w:t>Inf</w:t>
      </w:r>
      <w:r w:rsidR="00094293">
        <w:rPr>
          <w:rFonts w:ascii="Arial" w:hAnsi="Arial" w:cs="Arial"/>
          <w:color w:val="000000"/>
          <w:spacing w:val="15"/>
          <w:szCs w:val="21"/>
        </w:rPr>
        <w:t>-N</w:t>
      </w:r>
      <w:r w:rsidR="00094293">
        <w:rPr>
          <w:rFonts w:ascii="Arial" w:hAnsi="Arial" w:cs="Arial" w:hint="eastAsia"/>
          <w:color w:val="000000"/>
          <w:spacing w:val="15"/>
          <w:szCs w:val="21"/>
        </w:rPr>
        <w:t>et</w:t>
      </w:r>
      <w:r w:rsidR="00D439B2">
        <w:rPr>
          <w:rFonts w:ascii="Arial" w:hAnsi="Arial" w:cs="Arial" w:hint="eastAsia"/>
          <w:color w:val="000000"/>
          <w:spacing w:val="15"/>
          <w:szCs w:val="21"/>
        </w:rPr>
        <w:t>。</w:t>
      </w:r>
      <w:commentRangeEnd w:id="480"/>
      <w:r w:rsidR="002A7E17">
        <w:rPr>
          <w:rStyle w:val="ad"/>
        </w:rPr>
        <w:commentReference w:id="480"/>
      </w:r>
    </w:p>
    <w:p w14:paraId="1D0DB98B" w14:textId="20AFBF3E" w:rsidR="00D439B2" w:rsidRDefault="00D439B2" w:rsidP="00393900">
      <w:pPr>
        <w:rPr>
          <w:rFonts w:ascii="Arial" w:hAnsi="Arial" w:cs="Arial"/>
          <w:color w:val="000000"/>
          <w:spacing w:val="15"/>
          <w:szCs w:val="21"/>
        </w:rPr>
      </w:pPr>
      <w:proofErr w:type="spellStart"/>
      <w:r>
        <w:rPr>
          <w:rFonts w:hint="eastAsia"/>
          <w:b/>
          <w:bCs/>
          <w:color w:val="000000" w:themeColor="text1"/>
          <w:szCs w:val="21"/>
        </w:rPr>
        <w:t>Anam</w:t>
      </w:r>
      <w:r>
        <w:rPr>
          <w:b/>
          <w:bCs/>
          <w:color w:val="000000" w:themeColor="text1"/>
          <w:szCs w:val="21"/>
        </w:rPr>
        <w:t>N</w:t>
      </w:r>
      <w:r>
        <w:rPr>
          <w:rFonts w:hint="eastAsia"/>
          <w:b/>
          <w:bCs/>
          <w:color w:val="000000" w:themeColor="text1"/>
          <w:szCs w:val="21"/>
        </w:rPr>
        <w:t>et</w:t>
      </w:r>
      <w:proofErr w:type="spellEnd"/>
      <w:r>
        <w:rPr>
          <w:rFonts w:hint="eastAsia"/>
          <w:b/>
          <w:bCs/>
          <w:color w:val="000000" w:themeColor="text1"/>
          <w:szCs w:val="21"/>
        </w:rPr>
        <w:t>：</w:t>
      </w:r>
      <w:r w:rsidR="00F740FF" w:rsidRPr="00F740FF">
        <w:rPr>
          <w:rFonts w:ascii="Arial" w:hAnsi="Arial" w:cs="Arial"/>
          <w:color w:val="000000"/>
          <w:spacing w:val="15"/>
          <w:szCs w:val="21"/>
        </w:rPr>
        <w:t>基于变形深度嵌入的轻量级</w:t>
      </w:r>
      <w:r w:rsidR="00F740FF" w:rsidRPr="00F740FF">
        <w:rPr>
          <w:rFonts w:ascii="Arial" w:hAnsi="Arial" w:cs="Arial"/>
          <w:color w:val="000000"/>
          <w:spacing w:val="15"/>
          <w:szCs w:val="21"/>
        </w:rPr>
        <w:t>CNN</w:t>
      </w:r>
      <w:r w:rsidR="00F740FF" w:rsidRPr="00F740FF">
        <w:rPr>
          <w:rFonts w:ascii="Arial" w:hAnsi="Arial" w:cs="Arial"/>
          <w:color w:val="000000"/>
          <w:spacing w:val="15"/>
          <w:szCs w:val="21"/>
        </w:rPr>
        <w:t>用于</w:t>
      </w:r>
      <w:r w:rsidR="00F740FF" w:rsidRPr="00F740FF">
        <w:rPr>
          <w:rFonts w:ascii="Arial" w:hAnsi="Arial" w:cs="Arial"/>
          <w:color w:val="000000"/>
          <w:spacing w:val="15"/>
          <w:szCs w:val="21"/>
        </w:rPr>
        <w:t>COVID-19</w:t>
      </w:r>
      <w:r w:rsidR="00F740FF" w:rsidRPr="00F740FF">
        <w:rPr>
          <w:rFonts w:ascii="Arial" w:hAnsi="Arial" w:cs="Arial"/>
          <w:color w:val="000000"/>
          <w:spacing w:val="15"/>
          <w:szCs w:val="21"/>
        </w:rPr>
        <w:t>胸部</w:t>
      </w:r>
      <w:r w:rsidR="00F740FF" w:rsidRPr="00F740FF">
        <w:rPr>
          <w:rFonts w:ascii="Arial" w:hAnsi="Arial" w:cs="Arial"/>
          <w:color w:val="000000"/>
          <w:spacing w:val="15"/>
          <w:szCs w:val="21"/>
        </w:rPr>
        <w:t>CT</w:t>
      </w:r>
      <w:r w:rsidR="00F740FF" w:rsidRPr="00F740FF">
        <w:rPr>
          <w:rFonts w:ascii="Arial" w:hAnsi="Arial" w:cs="Arial"/>
          <w:color w:val="000000"/>
          <w:spacing w:val="15"/>
          <w:szCs w:val="21"/>
        </w:rPr>
        <w:t>图像异常的分割</w:t>
      </w:r>
      <w:r w:rsidR="00CD7557">
        <w:rPr>
          <w:rFonts w:ascii="Arial" w:hAnsi="Arial" w:cs="Arial" w:hint="eastAsia"/>
          <w:color w:val="000000"/>
          <w:spacing w:val="15"/>
          <w:szCs w:val="21"/>
        </w:rPr>
        <w:t>网络，</w:t>
      </w:r>
      <w:r w:rsidR="00BD317E">
        <w:rPr>
          <w:rFonts w:ascii="Arial" w:hAnsi="Arial" w:cs="Arial" w:hint="eastAsia"/>
          <w:color w:val="000000"/>
          <w:spacing w:val="15"/>
          <w:szCs w:val="21"/>
        </w:rPr>
        <w:t>可以部署到移动</w:t>
      </w:r>
      <w:r w:rsidR="007D79A8">
        <w:rPr>
          <w:rFonts w:ascii="Arial" w:hAnsi="Arial" w:cs="Arial" w:hint="eastAsia"/>
          <w:color w:val="000000"/>
          <w:spacing w:val="15"/>
          <w:szCs w:val="21"/>
        </w:rPr>
        <w:t>终</w:t>
      </w:r>
      <w:r w:rsidR="00BD317E">
        <w:rPr>
          <w:rFonts w:ascii="Arial" w:hAnsi="Arial" w:cs="Arial" w:hint="eastAsia"/>
          <w:color w:val="000000"/>
          <w:spacing w:val="15"/>
          <w:szCs w:val="21"/>
        </w:rPr>
        <w:t>端</w:t>
      </w:r>
      <w:r w:rsidR="00957EA0" w:rsidRPr="00957EA0">
        <w:rPr>
          <w:rFonts w:eastAsiaTheme="minorHAnsi" w:cs="Arial"/>
          <w:color w:val="000000"/>
          <w:spacing w:val="15"/>
          <w:szCs w:val="21"/>
          <w:vertAlign w:val="superscript"/>
        </w:rPr>
        <w:fldChar w:fldCharType="begin"/>
      </w:r>
      <w:r w:rsidR="00957EA0" w:rsidRPr="00957EA0">
        <w:rPr>
          <w:rFonts w:eastAsiaTheme="minorHAnsi" w:cs="Arial"/>
          <w:color w:val="000000"/>
          <w:spacing w:val="15"/>
          <w:szCs w:val="21"/>
          <w:vertAlign w:val="superscript"/>
        </w:rPr>
        <w:instrText xml:space="preserve"> </w:instrText>
      </w:r>
      <w:r w:rsidR="00957EA0" w:rsidRPr="00957EA0">
        <w:rPr>
          <w:rFonts w:eastAsiaTheme="minorHAnsi" w:cs="Arial" w:hint="eastAsia"/>
          <w:color w:val="000000"/>
          <w:spacing w:val="15"/>
          <w:szCs w:val="21"/>
          <w:vertAlign w:val="superscript"/>
        </w:rPr>
        <w:instrText>REF _Ref107336469 \r \h</w:instrText>
      </w:r>
      <w:r w:rsidR="00957EA0" w:rsidRPr="00957EA0">
        <w:rPr>
          <w:rFonts w:eastAsiaTheme="minorHAnsi" w:cs="Arial"/>
          <w:color w:val="000000"/>
          <w:spacing w:val="15"/>
          <w:szCs w:val="21"/>
          <w:vertAlign w:val="superscript"/>
        </w:rPr>
        <w:instrText xml:space="preserve">  \* MERGEFORMAT </w:instrText>
      </w:r>
      <w:r w:rsidR="00957EA0" w:rsidRPr="00957EA0">
        <w:rPr>
          <w:rFonts w:eastAsiaTheme="minorHAnsi" w:cs="Arial"/>
          <w:color w:val="000000"/>
          <w:spacing w:val="15"/>
          <w:szCs w:val="21"/>
          <w:vertAlign w:val="superscript"/>
        </w:rPr>
      </w:r>
      <w:r w:rsidR="00957EA0" w:rsidRPr="00957EA0">
        <w:rPr>
          <w:rFonts w:eastAsiaTheme="minorHAnsi" w:cs="Arial"/>
          <w:color w:val="000000"/>
          <w:spacing w:val="15"/>
          <w:szCs w:val="21"/>
          <w:vertAlign w:val="superscript"/>
        </w:rPr>
        <w:fldChar w:fldCharType="separate"/>
      </w:r>
      <w:ins w:id="481" w:author="tang chi" w:date="2022-07-26T21:49:00Z">
        <w:r w:rsidR="00185C0B">
          <w:rPr>
            <w:rFonts w:eastAsiaTheme="minorHAnsi" w:cs="Arial"/>
            <w:color w:val="000000"/>
            <w:spacing w:val="15"/>
            <w:szCs w:val="21"/>
            <w:vertAlign w:val="superscript"/>
          </w:rPr>
          <w:t>[34]</w:t>
        </w:r>
      </w:ins>
      <w:del w:id="482" w:author="tang chi" w:date="2022-07-26T21:49:00Z">
        <w:r w:rsidR="00957EA0" w:rsidRPr="00957EA0" w:rsidDel="00185C0B">
          <w:rPr>
            <w:rFonts w:eastAsiaTheme="minorHAnsi" w:cs="Arial"/>
            <w:color w:val="000000"/>
            <w:spacing w:val="15"/>
            <w:szCs w:val="21"/>
            <w:vertAlign w:val="superscript"/>
          </w:rPr>
          <w:delText>[26]</w:delText>
        </w:r>
      </w:del>
      <w:r w:rsidR="00957EA0" w:rsidRPr="00957EA0">
        <w:rPr>
          <w:rFonts w:eastAsiaTheme="minorHAnsi" w:cs="Arial"/>
          <w:color w:val="000000"/>
          <w:spacing w:val="15"/>
          <w:szCs w:val="21"/>
          <w:vertAlign w:val="superscript"/>
        </w:rPr>
        <w:fldChar w:fldCharType="end"/>
      </w:r>
      <w:r w:rsidR="007D79A8">
        <w:rPr>
          <w:rFonts w:ascii="Arial" w:hAnsi="Arial" w:cs="Arial" w:hint="eastAsia"/>
          <w:color w:val="000000"/>
          <w:spacing w:val="15"/>
          <w:szCs w:val="21"/>
        </w:rPr>
        <w:t>。</w:t>
      </w:r>
    </w:p>
    <w:p w14:paraId="44B7A137" w14:textId="11487A1A" w:rsidR="007D79A8" w:rsidRDefault="007D79A8" w:rsidP="00393900">
      <w:pPr>
        <w:rPr>
          <w:rFonts w:ascii="Arial" w:hAnsi="Arial" w:cs="Arial"/>
          <w:color w:val="000000"/>
          <w:spacing w:val="15"/>
          <w:szCs w:val="21"/>
        </w:rPr>
      </w:pPr>
      <w:r w:rsidRPr="007D79A8">
        <w:rPr>
          <w:rFonts w:ascii="Arial" w:hAnsi="Arial" w:cs="Arial" w:hint="eastAsia"/>
          <w:b/>
          <w:bCs/>
          <w:color w:val="000000"/>
          <w:spacing w:val="15"/>
          <w:szCs w:val="21"/>
        </w:rPr>
        <w:t>J</w:t>
      </w:r>
      <w:r w:rsidRPr="007D79A8">
        <w:rPr>
          <w:rFonts w:ascii="Arial" w:hAnsi="Arial" w:cs="Arial"/>
          <w:b/>
          <w:bCs/>
          <w:color w:val="000000"/>
          <w:spacing w:val="15"/>
          <w:szCs w:val="21"/>
        </w:rPr>
        <w:t>CS</w:t>
      </w:r>
      <w:r w:rsidRPr="007D79A8">
        <w:rPr>
          <w:rFonts w:ascii="Arial" w:hAnsi="Arial" w:cs="Arial" w:hint="eastAsia"/>
          <w:b/>
          <w:bCs/>
          <w:color w:val="000000"/>
          <w:spacing w:val="15"/>
          <w:szCs w:val="21"/>
        </w:rPr>
        <w:t>：</w:t>
      </w:r>
      <w:r w:rsidR="009169D7" w:rsidRPr="00224548">
        <w:rPr>
          <w:rFonts w:ascii="Arial" w:hAnsi="Arial" w:cs="Arial"/>
          <w:color w:val="000000"/>
          <w:spacing w:val="15"/>
          <w:szCs w:val="21"/>
        </w:rPr>
        <w:t>一种新型的联合分类与分割系统</w:t>
      </w:r>
      <w:r w:rsidR="009169D7" w:rsidRPr="00224548">
        <w:rPr>
          <w:rFonts w:ascii="Arial" w:hAnsi="Arial" w:cs="Arial" w:hint="eastAsia"/>
          <w:color w:val="000000"/>
          <w:spacing w:val="15"/>
          <w:szCs w:val="21"/>
        </w:rPr>
        <w:t>，</w:t>
      </w:r>
      <w:r w:rsidR="00224548" w:rsidRPr="00224548">
        <w:rPr>
          <w:rFonts w:ascii="Arial" w:hAnsi="Arial" w:cs="Arial"/>
          <w:color w:val="000000"/>
          <w:spacing w:val="15"/>
          <w:szCs w:val="21"/>
        </w:rPr>
        <w:t>用于实时和解释</w:t>
      </w:r>
      <w:r w:rsidR="00224548" w:rsidRPr="00224548">
        <w:rPr>
          <w:rFonts w:ascii="Arial" w:hAnsi="Arial" w:cs="Arial"/>
          <w:color w:val="000000"/>
          <w:spacing w:val="15"/>
          <w:szCs w:val="21"/>
        </w:rPr>
        <w:t>covid - 19</w:t>
      </w:r>
      <w:r w:rsidR="00224548" w:rsidRPr="00224548">
        <w:rPr>
          <w:rFonts w:ascii="Arial" w:hAnsi="Arial" w:cs="Arial"/>
          <w:color w:val="000000"/>
          <w:spacing w:val="15"/>
          <w:szCs w:val="21"/>
        </w:rPr>
        <w:t>胸部</w:t>
      </w:r>
      <w:r w:rsidR="00224548" w:rsidRPr="00224548">
        <w:rPr>
          <w:rFonts w:ascii="Arial" w:hAnsi="Arial" w:cs="Arial"/>
          <w:color w:val="000000"/>
          <w:spacing w:val="15"/>
          <w:szCs w:val="21"/>
        </w:rPr>
        <w:t>CT</w:t>
      </w:r>
      <w:r w:rsidR="00224548" w:rsidRPr="00224548">
        <w:rPr>
          <w:rFonts w:ascii="Arial" w:hAnsi="Arial" w:cs="Arial"/>
          <w:color w:val="000000"/>
          <w:spacing w:val="15"/>
          <w:szCs w:val="21"/>
        </w:rPr>
        <w:t>诊断</w:t>
      </w:r>
      <w:r w:rsidR="005862D4" w:rsidRPr="00D00311">
        <w:rPr>
          <w:rFonts w:ascii="Arial" w:hAnsi="Arial" w:cs="Arial"/>
          <w:color w:val="000000"/>
          <w:spacing w:val="15"/>
          <w:szCs w:val="21"/>
          <w:vertAlign w:val="superscript"/>
        </w:rPr>
        <w:fldChar w:fldCharType="begin"/>
      </w:r>
      <w:r w:rsidR="005862D4" w:rsidRPr="00D00311">
        <w:rPr>
          <w:rFonts w:ascii="Arial" w:hAnsi="Arial" w:cs="Arial"/>
          <w:color w:val="000000"/>
          <w:spacing w:val="15"/>
          <w:szCs w:val="21"/>
          <w:vertAlign w:val="superscript"/>
        </w:rPr>
        <w:instrText xml:space="preserve"> REF _Ref107336537 \r \h </w:instrText>
      </w:r>
      <w:r w:rsidR="00D00311" w:rsidRPr="00D00311">
        <w:rPr>
          <w:rFonts w:ascii="Arial" w:hAnsi="Arial" w:cs="Arial"/>
          <w:color w:val="000000"/>
          <w:spacing w:val="15"/>
          <w:szCs w:val="21"/>
          <w:vertAlign w:val="superscript"/>
        </w:rPr>
        <w:instrText xml:space="preserve"> \* MERGEFORMAT </w:instrText>
      </w:r>
      <w:r w:rsidR="005862D4" w:rsidRPr="00D00311">
        <w:rPr>
          <w:rFonts w:ascii="Arial" w:hAnsi="Arial" w:cs="Arial"/>
          <w:color w:val="000000"/>
          <w:spacing w:val="15"/>
          <w:szCs w:val="21"/>
          <w:vertAlign w:val="superscript"/>
        </w:rPr>
      </w:r>
      <w:r w:rsidR="005862D4" w:rsidRPr="00D00311">
        <w:rPr>
          <w:rFonts w:ascii="Arial" w:hAnsi="Arial" w:cs="Arial"/>
          <w:color w:val="000000"/>
          <w:spacing w:val="15"/>
          <w:szCs w:val="21"/>
          <w:vertAlign w:val="superscript"/>
        </w:rPr>
        <w:fldChar w:fldCharType="separate"/>
      </w:r>
      <w:ins w:id="483" w:author="tang chi" w:date="2022-07-26T21:49:00Z">
        <w:r w:rsidR="00185C0B">
          <w:rPr>
            <w:rFonts w:ascii="Arial" w:hAnsi="Arial" w:cs="Arial"/>
            <w:color w:val="000000"/>
            <w:spacing w:val="15"/>
            <w:szCs w:val="21"/>
            <w:vertAlign w:val="superscript"/>
          </w:rPr>
          <w:t>[35]</w:t>
        </w:r>
      </w:ins>
      <w:del w:id="484" w:author="tang chi" w:date="2022-07-26T21:49:00Z">
        <w:r w:rsidR="005862D4" w:rsidRPr="00D00311" w:rsidDel="00185C0B">
          <w:rPr>
            <w:rFonts w:ascii="Arial" w:hAnsi="Arial" w:cs="Arial"/>
            <w:color w:val="000000"/>
            <w:spacing w:val="15"/>
            <w:szCs w:val="21"/>
            <w:vertAlign w:val="superscript"/>
          </w:rPr>
          <w:delText>[27]</w:delText>
        </w:r>
      </w:del>
      <w:r w:rsidR="005862D4" w:rsidRPr="00D00311">
        <w:rPr>
          <w:rFonts w:ascii="Arial" w:hAnsi="Arial" w:cs="Arial"/>
          <w:color w:val="000000"/>
          <w:spacing w:val="15"/>
          <w:szCs w:val="21"/>
          <w:vertAlign w:val="superscript"/>
        </w:rPr>
        <w:fldChar w:fldCharType="end"/>
      </w:r>
      <w:r w:rsidR="00224548">
        <w:rPr>
          <w:rFonts w:ascii="Arial" w:hAnsi="Arial" w:cs="Arial" w:hint="eastAsia"/>
          <w:color w:val="000000"/>
          <w:spacing w:val="15"/>
          <w:szCs w:val="21"/>
        </w:rPr>
        <w:t>。</w:t>
      </w:r>
    </w:p>
    <w:p w14:paraId="3AB2B2DA" w14:textId="2481035A" w:rsidR="00585632" w:rsidRDefault="00117C7F" w:rsidP="00585632">
      <w:pPr>
        <w:rPr>
          <w:rFonts w:ascii="Arial" w:hAnsi="Arial" w:cs="Arial"/>
          <w:color w:val="000000"/>
          <w:spacing w:val="15"/>
          <w:szCs w:val="21"/>
        </w:rPr>
      </w:pPr>
      <w:r w:rsidRPr="00117C7F">
        <w:rPr>
          <w:rFonts w:ascii="Arial" w:hAnsi="Arial" w:cs="Arial"/>
          <w:b/>
          <w:bCs/>
          <w:color w:val="000000"/>
          <w:spacing w:val="15"/>
          <w:szCs w:val="21"/>
        </w:rPr>
        <w:lastRenderedPageBreak/>
        <w:t>I</w:t>
      </w:r>
      <w:r w:rsidRPr="00117C7F">
        <w:rPr>
          <w:rFonts w:ascii="Arial" w:hAnsi="Arial" w:cs="Arial" w:hint="eastAsia"/>
          <w:b/>
          <w:bCs/>
          <w:color w:val="000000"/>
          <w:spacing w:val="15"/>
          <w:szCs w:val="21"/>
        </w:rPr>
        <w:t>nf</w:t>
      </w:r>
      <w:r w:rsidRPr="00117C7F">
        <w:rPr>
          <w:rFonts w:ascii="Arial" w:hAnsi="Arial" w:cs="Arial"/>
          <w:b/>
          <w:bCs/>
          <w:color w:val="000000"/>
          <w:spacing w:val="15"/>
          <w:szCs w:val="21"/>
        </w:rPr>
        <w:t>-N</w:t>
      </w:r>
      <w:r w:rsidRPr="00117C7F">
        <w:rPr>
          <w:rFonts w:ascii="Arial" w:hAnsi="Arial" w:cs="Arial" w:hint="eastAsia"/>
          <w:b/>
          <w:bCs/>
          <w:color w:val="000000"/>
          <w:spacing w:val="15"/>
          <w:szCs w:val="21"/>
        </w:rPr>
        <w:t>et</w:t>
      </w:r>
      <w:r w:rsidRPr="00117C7F">
        <w:rPr>
          <w:rFonts w:ascii="Arial" w:hAnsi="Arial" w:cs="Arial" w:hint="eastAsia"/>
          <w:b/>
          <w:bCs/>
          <w:color w:val="000000"/>
          <w:spacing w:val="15"/>
          <w:szCs w:val="21"/>
        </w:rPr>
        <w:t>：</w:t>
      </w:r>
      <w:r w:rsidR="009966B6" w:rsidRPr="009D6320">
        <w:rPr>
          <w:rFonts w:ascii="Arial" w:hAnsi="Arial" w:cs="Arial"/>
          <w:color w:val="000000"/>
          <w:spacing w:val="15"/>
          <w:szCs w:val="21"/>
        </w:rPr>
        <w:t>一种基于随机选择传播策略的</w:t>
      </w:r>
      <w:proofErr w:type="gramStart"/>
      <w:r w:rsidR="009966B6" w:rsidRPr="009D6320">
        <w:rPr>
          <w:rFonts w:ascii="Arial" w:hAnsi="Arial" w:cs="Arial"/>
          <w:color w:val="000000"/>
          <w:spacing w:val="15"/>
          <w:szCs w:val="21"/>
        </w:rPr>
        <w:t>半监督</w:t>
      </w:r>
      <w:proofErr w:type="gramEnd"/>
      <w:r w:rsidR="009966B6" w:rsidRPr="009D6320">
        <w:rPr>
          <w:rFonts w:ascii="Arial" w:hAnsi="Arial" w:cs="Arial"/>
          <w:color w:val="000000"/>
          <w:spacing w:val="15"/>
          <w:szCs w:val="21"/>
        </w:rPr>
        <w:t>分割框架</w:t>
      </w:r>
      <w:r w:rsidR="009966B6" w:rsidRPr="009D6320">
        <w:rPr>
          <w:rFonts w:ascii="Arial" w:hAnsi="Arial" w:cs="Arial" w:hint="eastAsia"/>
          <w:color w:val="000000"/>
          <w:spacing w:val="15"/>
          <w:szCs w:val="21"/>
        </w:rPr>
        <w:t>，该网络</w:t>
      </w:r>
      <w:r w:rsidR="003B7A0A" w:rsidRPr="009D6320">
        <w:rPr>
          <w:rFonts w:ascii="Arial" w:hAnsi="Arial" w:cs="Arial" w:hint="eastAsia"/>
          <w:color w:val="000000"/>
          <w:spacing w:val="15"/>
          <w:szCs w:val="21"/>
        </w:rPr>
        <w:t>具有</w:t>
      </w:r>
      <w:r w:rsidR="009D6320" w:rsidRPr="009D6320">
        <w:rPr>
          <w:rFonts w:ascii="Arial" w:hAnsi="Arial" w:cs="Arial" w:hint="eastAsia"/>
          <w:color w:val="000000"/>
          <w:spacing w:val="15"/>
          <w:szCs w:val="21"/>
        </w:rPr>
        <w:t>全监督形式，我们选取了其全监督方法</w:t>
      </w:r>
      <w:r w:rsidR="00D00311" w:rsidRPr="00D00311">
        <w:rPr>
          <w:rFonts w:ascii="Arial" w:hAnsi="Arial" w:cs="Arial"/>
          <w:color w:val="000000"/>
          <w:spacing w:val="15"/>
          <w:szCs w:val="21"/>
          <w:vertAlign w:val="superscript"/>
        </w:rPr>
        <w:fldChar w:fldCharType="begin"/>
      </w:r>
      <w:r w:rsidR="00D00311" w:rsidRPr="00D00311">
        <w:rPr>
          <w:rFonts w:ascii="Arial" w:hAnsi="Arial" w:cs="Arial"/>
          <w:color w:val="000000"/>
          <w:spacing w:val="15"/>
          <w:szCs w:val="21"/>
          <w:vertAlign w:val="superscript"/>
        </w:rPr>
        <w:instrText xml:space="preserve"> </w:instrText>
      </w:r>
      <w:r w:rsidR="00D00311" w:rsidRPr="00D00311">
        <w:rPr>
          <w:rFonts w:ascii="Arial" w:hAnsi="Arial" w:cs="Arial" w:hint="eastAsia"/>
          <w:color w:val="000000"/>
          <w:spacing w:val="15"/>
          <w:szCs w:val="21"/>
          <w:vertAlign w:val="superscript"/>
        </w:rPr>
        <w:instrText>REF _Ref107334074 \r \h</w:instrText>
      </w:r>
      <w:r w:rsidR="00D00311" w:rsidRPr="00D00311">
        <w:rPr>
          <w:rFonts w:ascii="Arial" w:hAnsi="Arial" w:cs="Arial"/>
          <w:color w:val="000000"/>
          <w:spacing w:val="15"/>
          <w:szCs w:val="21"/>
          <w:vertAlign w:val="superscript"/>
        </w:rPr>
        <w:instrText xml:space="preserve">  \* MERGEFORMAT </w:instrText>
      </w:r>
      <w:r w:rsidR="00D00311" w:rsidRPr="00D00311">
        <w:rPr>
          <w:rFonts w:ascii="Arial" w:hAnsi="Arial" w:cs="Arial"/>
          <w:color w:val="000000"/>
          <w:spacing w:val="15"/>
          <w:szCs w:val="21"/>
          <w:vertAlign w:val="superscript"/>
        </w:rPr>
      </w:r>
      <w:r w:rsidR="00D00311" w:rsidRPr="00D00311">
        <w:rPr>
          <w:rFonts w:ascii="Arial" w:hAnsi="Arial" w:cs="Arial"/>
          <w:color w:val="000000"/>
          <w:spacing w:val="15"/>
          <w:szCs w:val="21"/>
          <w:vertAlign w:val="superscript"/>
        </w:rPr>
        <w:fldChar w:fldCharType="separate"/>
      </w:r>
      <w:ins w:id="485" w:author="tang chi" w:date="2022-07-26T21:49:00Z">
        <w:r w:rsidR="00185C0B">
          <w:rPr>
            <w:rFonts w:ascii="Arial" w:hAnsi="Arial" w:cs="Arial"/>
            <w:color w:val="000000"/>
            <w:spacing w:val="15"/>
            <w:szCs w:val="21"/>
            <w:vertAlign w:val="superscript"/>
          </w:rPr>
          <w:t>[</w:t>
        </w:r>
        <w:r w:rsidR="00185C0B" w:rsidRPr="00185C0B">
          <w:rPr>
            <w:rFonts w:eastAsiaTheme="minorHAnsi" w:cs="Arial"/>
            <w:color w:val="000000"/>
            <w:spacing w:val="15"/>
            <w:szCs w:val="21"/>
            <w:vertAlign w:val="superscript"/>
            <w:rPrChange w:id="486" w:author="tang chi" w:date="2022-07-26T21:49:00Z">
              <w:rPr>
                <w:rFonts w:ascii="Arial" w:hAnsi="Arial" w:cs="Arial"/>
                <w:color w:val="000000"/>
                <w:spacing w:val="15"/>
                <w:szCs w:val="21"/>
                <w:vertAlign w:val="superscript"/>
              </w:rPr>
            </w:rPrChange>
          </w:rPr>
          <w:t>29]</w:t>
        </w:r>
      </w:ins>
      <w:del w:id="487" w:author="tang chi" w:date="2022-07-26T21:49:00Z">
        <w:r w:rsidR="00D00311" w:rsidRPr="00D00311" w:rsidDel="00185C0B">
          <w:rPr>
            <w:rFonts w:ascii="Arial" w:hAnsi="Arial" w:cs="Arial"/>
            <w:color w:val="000000"/>
            <w:spacing w:val="15"/>
            <w:szCs w:val="21"/>
            <w:vertAlign w:val="superscript"/>
          </w:rPr>
          <w:delText>[</w:delText>
        </w:r>
        <w:r w:rsidR="00D00311" w:rsidRPr="00D00311" w:rsidDel="00185C0B">
          <w:rPr>
            <w:rFonts w:eastAsiaTheme="minorHAnsi" w:cs="Arial"/>
            <w:color w:val="000000"/>
            <w:spacing w:val="15"/>
            <w:szCs w:val="21"/>
            <w:vertAlign w:val="superscript"/>
          </w:rPr>
          <w:delText>21]</w:delText>
        </w:r>
      </w:del>
      <w:r w:rsidR="00D00311" w:rsidRPr="00D00311">
        <w:rPr>
          <w:rFonts w:ascii="Arial" w:hAnsi="Arial" w:cs="Arial"/>
          <w:color w:val="000000"/>
          <w:spacing w:val="15"/>
          <w:szCs w:val="21"/>
          <w:vertAlign w:val="superscript"/>
        </w:rPr>
        <w:fldChar w:fldCharType="end"/>
      </w:r>
      <w:r w:rsidR="009D6320" w:rsidRPr="009D6320">
        <w:rPr>
          <w:rFonts w:ascii="Arial" w:hAnsi="Arial" w:cs="Arial" w:hint="eastAsia"/>
          <w:color w:val="000000"/>
          <w:spacing w:val="15"/>
          <w:szCs w:val="21"/>
        </w:rPr>
        <w:t>。</w:t>
      </w:r>
    </w:p>
    <w:p w14:paraId="45DB56A0" w14:textId="77777777" w:rsidR="003B6A1B" w:rsidRPr="009D6320" w:rsidRDefault="003B6A1B" w:rsidP="00585632">
      <w:pPr>
        <w:rPr>
          <w:b/>
          <w:bCs/>
          <w:color w:val="000000" w:themeColor="text1"/>
          <w:szCs w:val="21"/>
        </w:rPr>
      </w:pPr>
    </w:p>
    <w:p w14:paraId="3D47D6C6" w14:textId="252CD065" w:rsidR="009E7119" w:rsidRDefault="00AB1EC9" w:rsidP="009E7119">
      <w:pPr>
        <w:rPr>
          <w:rFonts w:eastAsiaTheme="minorHAnsi" w:cs="Arial"/>
          <w:color w:val="000000"/>
          <w:spacing w:val="15"/>
          <w:szCs w:val="21"/>
        </w:rPr>
      </w:pPr>
      <w:r w:rsidRPr="00133BBC">
        <w:rPr>
          <w:rFonts w:eastAsiaTheme="minorHAnsi"/>
          <w:b/>
          <w:bCs/>
          <w:color w:val="000000" w:themeColor="text1"/>
          <w:szCs w:val="21"/>
        </w:rPr>
        <w:t>2</w:t>
      </w:r>
      <w:r w:rsidRPr="00133BBC">
        <w:rPr>
          <w:rFonts w:eastAsiaTheme="minorHAnsi" w:hint="eastAsia"/>
          <w:b/>
          <w:bCs/>
          <w:color w:val="000000" w:themeColor="text1"/>
          <w:szCs w:val="21"/>
        </w:rPr>
        <w:t>)</w:t>
      </w:r>
      <w:r w:rsidR="003B6A1B" w:rsidRPr="00133BBC">
        <w:rPr>
          <w:rFonts w:eastAsiaTheme="minorHAnsi"/>
          <w:b/>
          <w:bCs/>
          <w:color w:val="000000" w:themeColor="text1"/>
          <w:szCs w:val="21"/>
        </w:rPr>
        <w:t xml:space="preserve"> </w:t>
      </w:r>
      <w:r w:rsidR="003B6A1B" w:rsidRPr="00133BBC">
        <w:rPr>
          <w:rFonts w:eastAsiaTheme="minorHAnsi" w:hint="eastAsia"/>
          <w:b/>
          <w:bCs/>
          <w:color w:val="000000" w:themeColor="text1"/>
          <w:szCs w:val="21"/>
        </w:rPr>
        <w:t>评价指标：</w:t>
      </w:r>
      <w:r w:rsidR="00CE2BE8" w:rsidRPr="009E7119">
        <w:rPr>
          <w:rFonts w:eastAsiaTheme="minorHAnsi" w:hint="eastAsia"/>
          <w:color w:val="000000" w:themeColor="text1"/>
          <w:szCs w:val="21"/>
        </w:rPr>
        <w:t>本文</w:t>
      </w:r>
      <w:r w:rsidR="00CE2BE8" w:rsidRPr="00133BBC">
        <w:rPr>
          <w:rFonts w:eastAsiaTheme="minorHAnsi" w:cs="Arial"/>
          <w:color w:val="000000"/>
          <w:spacing w:val="15"/>
          <w:szCs w:val="21"/>
        </w:rPr>
        <w:t>应用了骰子相似系数(Dice similarity coefficient, DSC)，</w:t>
      </w:r>
      <w:r w:rsidR="00211DB5" w:rsidRPr="00133BBC">
        <w:rPr>
          <w:rFonts w:eastAsiaTheme="minorHAnsi" w:cs="Arial" w:hint="eastAsia"/>
          <w:color w:val="000000"/>
          <w:spacing w:val="15"/>
          <w:szCs w:val="21"/>
        </w:rPr>
        <w:t>重叠度交并比</w:t>
      </w:r>
      <w:r w:rsidR="005567F5" w:rsidRPr="00133BBC">
        <w:rPr>
          <w:rFonts w:eastAsiaTheme="minorHAnsi" w:cs="Arial"/>
          <w:color w:val="000000"/>
          <w:spacing w:val="15"/>
          <w:szCs w:val="21"/>
        </w:rPr>
        <w:t xml:space="preserve"> </w:t>
      </w:r>
      <w:r w:rsidR="00CE2BE8" w:rsidRPr="00133BBC">
        <w:rPr>
          <w:rFonts w:eastAsiaTheme="minorHAnsi" w:cs="Arial"/>
          <w:color w:val="000000"/>
          <w:spacing w:val="15"/>
          <w:szCs w:val="21"/>
        </w:rPr>
        <w:t>(</w:t>
      </w:r>
      <w:proofErr w:type="spellStart"/>
      <w:r w:rsidR="00CE2BE8" w:rsidRPr="00133BBC">
        <w:rPr>
          <w:rFonts w:eastAsiaTheme="minorHAnsi" w:cs="Arial"/>
          <w:color w:val="000000"/>
          <w:spacing w:val="15"/>
          <w:szCs w:val="21"/>
        </w:rPr>
        <w:t>IoU</w:t>
      </w:r>
      <w:proofErr w:type="spellEnd"/>
      <w:r w:rsidR="00CE2BE8" w:rsidRPr="00133BBC">
        <w:rPr>
          <w:rFonts w:eastAsiaTheme="minorHAnsi" w:cs="Arial"/>
          <w:color w:val="000000"/>
          <w:spacing w:val="15"/>
          <w:szCs w:val="21"/>
        </w:rPr>
        <w:t>)，灵敏度</w:t>
      </w:r>
      <w:r w:rsidR="009E7119">
        <w:rPr>
          <w:rFonts w:eastAsiaTheme="minorHAnsi" w:cs="Arial" w:hint="eastAsia"/>
          <w:color w:val="000000"/>
          <w:spacing w:val="15"/>
          <w:szCs w:val="21"/>
        </w:rPr>
        <w:t>（</w:t>
      </w:r>
      <w:r w:rsidR="00133BBC" w:rsidRPr="00133BBC">
        <w:rPr>
          <w:rFonts w:eastAsiaTheme="minorHAnsi" w:hint="eastAsia"/>
          <w:color w:val="222226"/>
          <w:szCs w:val="21"/>
        </w:rPr>
        <w:t>sensitivity</w:t>
      </w:r>
      <w:r w:rsidR="009E7119">
        <w:rPr>
          <w:rFonts w:eastAsiaTheme="minorHAnsi" w:hint="eastAsia"/>
          <w:color w:val="222226"/>
          <w:szCs w:val="21"/>
        </w:rPr>
        <w:t>，</w:t>
      </w:r>
      <w:r w:rsidR="009E7119" w:rsidRPr="00133BBC">
        <w:rPr>
          <w:rFonts w:eastAsiaTheme="minorHAnsi" w:cs="Arial"/>
          <w:color w:val="000000"/>
          <w:spacing w:val="15"/>
          <w:szCs w:val="21"/>
        </w:rPr>
        <w:t>SEN)和特异性(specificity,</w:t>
      </w:r>
      <w:r w:rsidR="00263526">
        <w:rPr>
          <w:rFonts w:eastAsiaTheme="minorHAnsi" w:cs="Arial"/>
          <w:color w:val="000000"/>
          <w:spacing w:val="15"/>
          <w:szCs w:val="21"/>
        </w:rPr>
        <w:t xml:space="preserve"> </w:t>
      </w:r>
      <w:r w:rsidR="009E7119" w:rsidRPr="00133BBC">
        <w:rPr>
          <w:rFonts w:eastAsiaTheme="minorHAnsi" w:cs="Arial"/>
          <w:color w:val="000000"/>
          <w:spacing w:val="15"/>
          <w:szCs w:val="21"/>
        </w:rPr>
        <w:t>SPE)</w:t>
      </w:r>
      <w:r w:rsidR="00BB0198">
        <w:rPr>
          <w:rFonts w:eastAsiaTheme="minorHAnsi" w:cs="Arial" w:hint="eastAsia"/>
          <w:color w:val="000000"/>
          <w:spacing w:val="15"/>
          <w:szCs w:val="21"/>
        </w:rPr>
        <w:t>。</w:t>
      </w:r>
      <w:r w:rsidR="004467B6">
        <w:rPr>
          <w:rFonts w:eastAsiaTheme="minorHAnsi" w:cs="Arial" w:hint="eastAsia"/>
          <w:color w:val="000000"/>
          <w:spacing w:val="15"/>
          <w:szCs w:val="21"/>
        </w:rPr>
        <w:t>评价指标的公式如下：</w:t>
      </w:r>
    </w:p>
    <w:p w14:paraId="37027C37" w14:textId="77777777" w:rsidR="00F26F03" w:rsidRDefault="009A3073" w:rsidP="00F26F03">
      <w:pPr>
        <w:ind w:left="2940" w:firstLine="420"/>
        <w:rPr>
          <w:rFonts w:eastAsiaTheme="minorHAnsi" w:cs="Arial"/>
          <w:color w:val="000000"/>
          <w:spacing w:val="15"/>
          <w:szCs w:val="21"/>
        </w:rPr>
      </w:pPr>
      <m:oMath>
        <m:r>
          <m:rPr>
            <m:sty m:val="p"/>
          </m:rPr>
          <w:rPr>
            <w:rFonts w:ascii="Cambria Math" w:eastAsiaTheme="minorHAnsi" w:hAnsi="Cambria Math" w:cs="Arial"/>
            <w:color w:val="000000"/>
            <w:spacing w:val="15"/>
            <w:szCs w:val="21"/>
          </w:rPr>
          <m:t>DSC</m:t>
        </m:r>
        <m:r>
          <w:rPr>
            <w:rFonts w:ascii="Cambria Math" w:eastAsiaTheme="minorHAnsi" w:hAnsi="Cambria Math" w:cs="Arial"/>
            <w:color w:val="000000"/>
            <w:spacing w:val="15"/>
            <w:szCs w:val="21"/>
          </w:rPr>
          <m:t>=</m:t>
        </m:r>
        <m:f>
          <m:fPr>
            <m:ctrlPr>
              <w:rPr>
                <w:rFonts w:ascii="Cambria Math" w:eastAsiaTheme="minorHAnsi" w:hAnsi="Cambria Math" w:cs="Arial"/>
                <w:color w:val="000000"/>
                <w:spacing w:val="15"/>
                <w:szCs w:val="21"/>
              </w:rPr>
            </m:ctrlPr>
          </m:fPr>
          <m:num>
            <m:r>
              <w:rPr>
                <w:rFonts w:ascii="Cambria Math" w:eastAsiaTheme="minorHAnsi" w:hAnsi="Cambria Math" w:cs="Arial"/>
                <w:color w:val="000000"/>
                <w:spacing w:val="15"/>
                <w:szCs w:val="21"/>
              </w:rPr>
              <m:t>2</m:t>
            </m:r>
            <m:r>
              <m:rPr>
                <m:sty m:val="p"/>
              </m:rPr>
              <w:rPr>
                <w:rFonts w:ascii="Cambria Math" w:eastAsiaTheme="minorHAnsi" w:hAnsi="Cambria Math" w:cs="Arial"/>
                <w:color w:val="000000"/>
                <w:spacing w:val="15"/>
                <w:szCs w:val="21"/>
              </w:rPr>
              <m:t>TP</m:t>
            </m:r>
          </m:num>
          <m:den>
            <m:r>
              <w:rPr>
                <w:rFonts w:ascii="Cambria Math" w:eastAsiaTheme="minorHAnsi" w:hAnsi="Cambria Math" w:cs="Arial"/>
                <w:color w:val="000000"/>
                <w:spacing w:val="15"/>
                <w:szCs w:val="21"/>
              </w:rPr>
              <m:t>2</m:t>
            </m:r>
            <m:r>
              <m:rPr>
                <m:sty m:val="p"/>
              </m:rPr>
              <w:rPr>
                <w:rFonts w:ascii="Cambria Math" w:eastAsiaTheme="minorHAnsi" w:hAnsi="Cambria Math" w:cs="Arial"/>
                <w:color w:val="000000"/>
                <w:spacing w:val="15"/>
                <w:szCs w:val="21"/>
              </w:rPr>
              <m:t>TP</m:t>
            </m:r>
            <m:r>
              <w:rPr>
                <w:rFonts w:ascii="Cambria Math" w:eastAsiaTheme="minorHAnsi" w:hAnsi="Cambria Math" w:cs="Arial"/>
                <w:color w:val="000000"/>
                <w:spacing w:val="15"/>
                <w:szCs w:val="21"/>
              </w:rPr>
              <m:t>+</m:t>
            </m:r>
            <m:r>
              <m:rPr>
                <m:sty m:val="p"/>
              </m:rPr>
              <w:rPr>
                <w:rFonts w:ascii="Cambria Math" w:eastAsiaTheme="minorHAnsi" w:hAnsi="Cambria Math" w:cs="Arial"/>
                <w:color w:val="000000"/>
                <w:spacing w:val="15"/>
                <w:szCs w:val="21"/>
              </w:rPr>
              <m:t>FP</m:t>
            </m:r>
            <m:r>
              <w:rPr>
                <w:rFonts w:ascii="Cambria Math" w:eastAsiaTheme="minorHAnsi" w:hAnsi="Cambria Math" w:cs="Arial"/>
                <w:color w:val="000000"/>
                <w:spacing w:val="15"/>
                <w:szCs w:val="21"/>
              </w:rPr>
              <m:t>+</m:t>
            </m:r>
            <m:r>
              <m:rPr>
                <m:sty m:val="p"/>
              </m:rPr>
              <w:rPr>
                <w:rFonts w:ascii="Cambria Math" w:eastAsiaTheme="minorHAnsi" w:hAnsi="Cambria Math" w:cs="Arial"/>
                <w:color w:val="000000"/>
                <w:spacing w:val="15"/>
                <w:szCs w:val="21"/>
              </w:rPr>
              <m:t>FN</m:t>
            </m:r>
          </m:den>
        </m:f>
      </m:oMath>
      <w:r w:rsidR="00B7165F">
        <w:rPr>
          <w:rFonts w:cs="Arial" w:hint="eastAsia"/>
          <w:color w:val="000000"/>
          <w:spacing w:val="15"/>
          <w:szCs w:val="21"/>
        </w:rPr>
        <w:t xml:space="preserve"> </w:t>
      </w:r>
      <w:r w:rsidR="00B7165F">
        <w:rPr>
          <w:rFonts w:cs="Arial"/>
          <w:color w:val="000000"/>
          <w:spacing w:val="15"/>
          <w:szCs w:val="21"/>
        </w:rPr>
        <w:t xml:space="preserve">                            </w:t>
      </w:r>
      <w:r w:rsidR="00B7165F">
        <w:rPr>
          <w:rFonts w:cs="Arial" w:hint="eastAsia"/>
          <w:color w:val="000000"/>
          <w:spacing w:val="15"/>
          <w:szCs w:val="21"/>
        </w:rPr>
        <w:t>（</w:t>
      </w:r>
      <w:r w:rsidR="00F26F03">
        <w:rPr>
          <w:rFonts w:cs="Arial" w:hint="eastAsia"/>
          <w:color w:val="000000"/>
          <w:spacing w:val="15"/>
          <w:szCs w:val="21"/>
        </w:rPr>
        <w:t>1</w:t>
      </w:r>
      <w:r w:rsidR="00F26F03">
        <w:rPr>
          <w:rFonts w:cs="Arial"/>
          <w:color w:val="000000"/>
          <w:spacing w:val="15"/>
          <w:szCs w:val="21"/>
        </w:rPr>
        <w:t>2</w:t>
      </w:r>
      <w:r w:rsidR="00B7165F">
        <w:rPr>
          <w:rFonts w:cs="Arial" w:hint="eastAsia"/>
          <w:color w:val="000000"/>
          <w:spacing w:val="15"/>
          <w:szCs w:val="21"/>
        </w:rPr>
        <w:t>）</w:t>
      </w:r>
    </w:p>
    <w:p w14:paraId="7B70E8BD" w14:textId="196DE137" w:rsidR="004467B6" w:rsidRDefault="00F26F03" w:rsidP="00755DAC">
      <w:pPr>
        <w:ind w:left="2940" w:firstLine="420"/>
        <w:rPr>
          <w:rFonts w:cs="Arial"/>
          <w:bCs/>
          <w:color w:val="000000" w:themeColor="text1"/>
          <w:szCs w:val="21"/>
        </w:rPr>
      </w:pPr>
      <m:oMath>
        <m:r>
          <m:rPr>
            <m:sty m:val="p"/>
          </m:rPr>
          <w:rPr>
            <w:rFonts w:ascii="Cambria Math" w:eastAsiaTheme="minorHAnsi" w:hAnsi="Cambria Math"/>
            <w:color w:val="000000" w:themeColor="text1"/>
            <w:szCs w:val="21"/>
          </w:rPr>
          <m:t>IoU</m:t>
        </m:r>
        <m:r>
          <w:rPr>
            <w:rFonts w:ascii="Cambria Math" w:eastAsiaTheme="minorHAnsi" w:hAnsi="Cambria Math"/>
            <w:color w:val="000000" w:themeColor="text1"/>
            <w:szCs w:val="21"/>
          </w:rPr>
          <m:t>=</m:t>
        </m:r>
        <m:f>
          <m:fPr>
            <m:ctrlPr>
              <w:rPr>
                <w:rFonts w:ascii="Cambria Math" w:eastAsiaTheme="minorHAnsi" w:hAnsi="Cambria Math"/>
                <w:bCs/>
                <w:color w:val="000000" w:themeColor="text1"/>
                <w:szCs w:val="21"/>
              </w:rPr>
            </m:ctrlPr>
          </m:fPr>
          <m:num>
            <m:r>
              <m:rPr>
                <m:sty m:val="p"/>
              </m:rPr>
              <w:rPr>
                <w:rFonts w:ascii="Cambria Math" w:eastAsiaTheme="minorHAnsi" w:hAnsi="Cambria Math"/>
                <w:color w:val="000000" w:themeColor="text1"/>
                <w:szCs w:val="21"/>
              </w:rPr>
              <m:t>TP</m:t>
            </m:r>
          </m:num>
          <m:den>
            <m:r>
              <m:rPr>
                <m:sty m:val="p"/>
              </m:rPr>
              <w:rPr>
                <w:rFonts w:ascii="Cambria Math" w:eastAsiaTheme="minorHAnsi" w:hAnsi="Cambria Math"/>
                <w:color w:val="000000" w:themeColor="text1"/>
                <w:szCs w:val="21"/>
              </w:rPr>
              <m:t>TP</m:t>
            </m:r>
            <m:r>
              <w:rPr>
                <w:rFonts w:ascii="Cambria Math" w:eastAsiaTheme="minorHAnsi" w:hAnsi="Cambria Math"/>
                <w:color w:val="000000" w:themeColor="text1"/>
                <w:szCs w:val="21"/>
              </w:rPr>
              <m:t>+</m:t>
            </m:r>
            <m:r>
              <m:rPr>
                <m:sty m:val="p"/>
              </m:rPr>
              <w:rPr>
                <w:rFonts w:ascii="Cambria Math" w:eastAsiaTheme="minorHAnsi" w:hAnsi="Cambria Math"/>
                <w:color w:val="000000" w:themeColor="text1"/>
                <w:szCs w:val="21"/>
              </w:rPr>
              <m:t>FP</m:t>
            </m:r>
            <m:r>
              <w:rPr>
                <w:rFonts w:ascii="Cambria Math" w:eastAsiaTheme="minorHAnsi" w:hAnsi="Cambria Math"/>
                <w:color w:val="000000" w:themeColor="text1"/>
                <w:szCs w:val="21"/>
              </w:rPr>
              <m:t>+</m:t>
            </m:r>
            <m:r>
              <m:rPr>
                <m:sty m:val="p"/>
              </m:rPr>
              <w:rPr>
                <w:rFonts w:ascii="Cambria Math" w:eastAsiaTheme="minorHAnsi" w:hAnsi="Cambria Math"/>
                <w:color w:val="000000" w:themeColor="text1"/>
                <w:szCs w:val="21"/>
              </w:rPr>
              <m:t>FN</m:t>
            </m:r>
          </m:den>
        </m:f>
      </m:oMath>
      <w:r w:rsidR="00755DAC">
        <w:rPr>
          <w:rFonts w:cs="Arial" w:hint="eastAsia"/>
          <w:bCs/>
          <w:color w:val="000000" w:themeColor="text1"/>
          <w:szCs w:val="21"/>
        </w:rPr>
        <w:t xml:space="preserve"> </w:t>
      </w:r>
      <w:r w:rsidR="00755DAC">
        <w:rPr>
          <w:rFonts w:cs="Arial"/>
          <w:bCs/>
          <w:color w:val="000000" w:themeColor="text1"/>
          <w:szCs w:val="21"/>
        </w:rPr>
        <w:t xml:space="preserve">                                      </w:t>
      </w:r>
      <w:r w:rsidR="00755DAC">
        <w:rPr>
          <w:rFonts w:cs="Arial" w:hint="eastAsia"/>
          <w:bCs/>
          <w:color w:val="000000" w:themeColor="text1"/>
          <w:szCs w:val="21"/>
        </w:rPr>
        <w:t>（1</w:t>
      </w:r>
      <w:r w:rsidR="00755DAC">
        <w:rPr>
          <w:rFonts w:cs="Arial"/>
          <w:bCs/>
          <w:color w:val="000000" w:themeColor="text1"/>
          <w:szCs w:val="21"/>
        </w:rPr>
        <w:t>3</w:t>
      </w:r>
      <w:r w:rsidR="00755DAC">
        <w:rPr>
          <w:rFonts w:cs="Arial" w:hint="eastAsia"/>
          <w:bCs/>
          <w:color w:val="000000" w:themeColor="text1"/>
          <w:szCs w:val="21"/>
        </w:rPr>
        <w:t>）</w:t>
      </w:r>
    </w:p>
    <w:p w14:paraId="2765C683" w14:textId="650CABF8" w:rsidR="00755DAC" w:rsidRDefault="00A02107" w:rsidP="00755DAC">
      <w:pPr>
        <w:ind w:left="2940" w:firstLine="420"/>
        <w:rPr>
          <w:rFonts w:cs="Arial"/>
          <w:color w:val="000000"/>
          <w:spacing w:val="15"/>
          <w:szCs w:val="21"/>
        </w:rPr>
      </w:pPr>
      <m:oMath>
        <m:r>
          <m:rPr>
            <m:sty m:val="p"/>
          </m:rPr>
          <w:rPr>
            <w:rFonts w:ascii="Cambria Math" w:eastAsiaTheme="minorHAnsi" w:hAnsi="Cambria Math" w:cs="Arial"/>
            <w:color w:val="000000"/>
            <w:spacing w:val="15"/>
            <w:szCs w:val="21"/>
          </w:rPr>
          <m:t>SEN</m:t>
        </m:r>
        <m:r>
          <w:rPr>
            <w:rFonts w:ascii="Cambria Math" w:eastAsiaTheme="minorHAnsi" w:hAnsi="Cambria Math" w:cs="Arial"/>
            <w:color w:val="000000"/>
            <w:spacing w:val="15"/>
            <w:szCs w:val="21"/>
          </w:rPr>
          <m:t>=</m:t>
        </m:r>
        <m:f>
          <m:fPr>
            <m:ctrlPr>
              <w:rPr>
                <w:rFonts w:ascii="Cambria Math" w:eastAsiaTheme="minorHAnsi" w:hAnsi="Cambria Math" w:cs="Arial"/>
                <w:color w:val="000000"/>
                <w:spacing w:val="15"/>
                <w:szCs w:val="21"/>
              </w:rPr>
            </m:ctrlPr>
          </m:fPr>
          <m:num>
            <m:r>
              <m:rPr>
                <m:sty m:val="p"/>
              </m:rPr>
              <w:rPr>
                <w:rFonts w:ascii="Cambria Math" w:eastAsiaTheme="minorHAnsi" w:hAnsi="Cambria Math" w:cs="Arial"/>
                <w:color w:val="000000"/>
                <w:spacing w:val="15"/>
                <w:szCs w:val="21"/>
              </w:rPr>
              <m:t>TP</m:t>
            </m:r>
          </m:num>
          <m:den>
            <m:r>
              <m:rPr>
                <m:sty m:val="p"/>
              </m:rPr>
              <w:rPr>
                <w:rFonts w:ascii="Cambria Math" w:eastAsiaTheme="minorHAnsi" w:hAnsi="Cambria Math" w:cs="Arial"/>
                <w:color w:val="000000"/>
                <w:spacing w:val="15"/>
                <w:szCs w:val="21"/>
              </w:rPr>
              <m:t>TP</m:t>
            </m:r>
            <m:r>
              <w:rPr>
                <w:rFonts w:ascii="Cambria Math" w:eastAsiaTheme="minorHAnsi" w:hAnsi="Cambria Math" w:cs="Arial"/>
                <w:color w:val="000000"/>
                <w:spacing w:val="15"/>
                <w:szCs w:val="21"/>
              </w:rPr>
              <m:t>+</m:t>
            </m:r>
            <m:r>
              <m:rPr>
                <m:sty m:val="p"/>
              </m:rPr>
              <w:rPr>
                <w:rFonts w:ascii="Cambria Math" w:eastAsiaTheme="minorHAnsi" w:hAnsi="Cambria Math" w:cs="Arial"/>
                <w:color w:val="000000"/>
                <w:spacing w:val="15"/>
                <w:szCs w:val="21"/>
              </w:rPr>
              <m:t>FN</m:t>
            </m:r>
          </m:den>
        </m:f>
      </m:oMath>
      <w:r>
        <w:rPr>
          <w:rFonts w:cs="Arial"/>
          <w:color w:val="000000"/>
          <w:spacing w:val="15"/>
          <w:szCs w:val="21"/>
        </w:rPr>
        <w:tab/>
        <w:t xml:space="preserve">                                 </w:t>
      </w:r>
      <w:r>
        <w:rPr>
          <w:rFonts w:cs="Arial" w:hint="eastAsia"/>
          <w:color w:val="000000"/>
          <w:spacing w:val="15"/>
          <w:szCs w:val="21"/>
        </w:rPr>
        <w:t>（1</w:t>
      </w:r>
      <w:r>
        <w:rPr>
          <w:rFonts w:cs="Arial"/>
          <w:color w:val="000000"/>
          <w:spacing w:val="15"/>
          <w:szCs w:val="21"/>
        </w:rPr>
        <w:t>4</w:t>
      </w:r>
      <w:r>
        <w:rPr>
          <w:rFonts w:cs="Arial" w:hint="eastAsia"/>
          <w:color w:val="000000"/>
          <w:spacing w:val="15"/>
          <w:szCs w:val="21"/>
        </w:rPr>
        <w:t>）</w:t>
      </w:r>
    </w:p>
    <w:p w14:paraId="322E2961" w14:textId="663C97B8" w:rsidR="00A02107" w:rsidRDefault="00E17DFC" w:rsidP="00755DAC">
      <w:pPr>
        <w:ind w:left="2940" w:firstLine="420"/>
        <w:rPr>
          <w:rFonts w:cs="Arial"/>
          <w:color w:val="000000"/>
          <w:spacing w:val="15"/>
          <w:szCs w:val="21"/>
        </w:rPr>
      </w:pPr>
      <m:oMath>
        <m:r>
          <m:rPr>
            <m:sty m:val="p"/>
          </m:rPr>
          <w:rPr>
            <w:rFonts w:ascii="Cambria Math" w:eastAsiaTheme="minorHAnsi" w:hAnsi="Cambria Math" w:cs="Arial"/>
            <w:color w:val="000000"/>
            <w:spacing w:val="15"/>
            <w:szCs w:val="21"/>
          </w:rPr>
          <m:t>SPE</m:t>
        </m:r>
        <m:r>
          <w:rPr>
            <w:rFonts w:ascii="Cambria Math" w:eastAsiaTheme="minorHAnsi" w:hAnsi="Cambria Math" w:cs="Arial"/>
            <w:color w:val="000000"/>
            <w:spacing w:val="15"/>
            <w:szCs w:val="21"/>
          </w:rPr>
          <m:t>=</m:t>
        </m:r>
        <m:f>
          <m:fPr>
            <m:ctrlPr>
              <w:rPr>
                <w:rFonts w:ascii="Cambria Math" w:eastAsiaTheme="minorHAnsi" w:hAnsi="Cambria Math" w:cs="Arial"/>
                <w:color w:val="000000"/>
                <w:spacing w:val="15"/>
                <w:szCs w:val="21"/>
              </w:rPr>
            </m:ctrlPr>
          </m:fPr>
          <m:num>
            <m:r>
              <m:rPr>
                <m:sty m:val="p"/>
              </m:rPr>
              <w:rPr>
                <w:rFonts w:ascii="Cambria Math" w:eastAsiaTheme="minorHAnsi" w:hAnsi="Cambria Math" w:cs="Arial"/>
                <w:color w:val="000000"/>
                <w:spacing w:val="15"/>
                <w:szCs w:val="21"/>
              </w:rPr>
              <m:t>TN</m:t>
            </m:r>
          </m:num>
          <m:den>
            <m:r>
              <m:rPr>
                <m:sty m:val="p"/>
              </m:rPr>
              <w:rPr>
                <w:rFonts w:ascii="Cambria Math" w:eastAsiaTheme="minorHAnsi" w:hAnsi="Cambria Math" w:cs="Arial"/>
                <w:color w:val="000000"/>
                <w:spacing w:val="15"/>
                <w:szCs w:val="21"/>
              </w:rPr>
              <m:t>TN</m:t>
            </m:r>
            <m:r>
              <w:rPr>
                <w:rFonts w:ascii="Cambria Math" w:eastAsiaTheme="minorHAnsi" w:hAnsi="Cambria Math" w:cs="Arial"/>
                <w:color w:val="000000"/>
                <w:spacing w:val="15"/>
                <w:szCs w:val="21"/>
              </w:rPr>
              <m:t>+</m:t>
            </m:r>
            <m:r>
              <m:rPr>
                <m:sty m:val="p"/>
              </m:rPr>
              <w:rPr>
                <w:rFonts w:ascii="Cambria Math" w:eastAsiaTheme="minorHAnsi" w:hAnsi="Cambria Math" w:cs="Arial"/>
                <w:color w:val="000000"/>
                <w:spacing w:val="15"/>
                <w:szCs w:val="21"/>
              </w:rPr>
              <m:t>FP</m:t>
            </m:r>
          </m:den>
        </m:f>
      </m:oMath>
      <w:r>
        <w:rPr>
          <w:rFonts w:cs="Arial"/>
          <w:color w:val="000000"/>
          <w:spacing w:val="15"/>
          <w:szCs w:val="21"/>
        </w:rPr>
        <w:tab/>
        <w:t xml:space="preserve">                                 </w:t>
      </w:r>
      <w:r>
        <w:rPr>
          <w:rFonts w:cs="Arial" w:hint="eastAsia"/>
          <w:color w:val="000000"/>
          <w:spacing w:val="15"/>
          <w:szCs w:val="21"/>
        </w:rPr>
        <w:t>（1</w:t>
      </w:r>
      <w:r>
        <w:rPr>
          <w:rFonts w:cs="Arial"/>
          <w:color w:val="000000"/>
          <w:spacing w:val="15"/>
          <w:szCs w:val="21"/>
        </w:rPr>
        <w:t>5</w:t>
      </w:r>
      <w:r>
        <w:rPr>
          <w:rFonts w:cs="Arial" w:hint="eastAsia"/>
          <w:color w:val="000000"/>
          <w:spacing w:val="15"/>
          <w:szCs w:val="21"/>
        </w:rPr>
        <w:t>）</w:t>
      </w:r>
    </w:p>
    <w:p w14:paraId="1F1970EF" w14:textId="5F880196" w:rsidR="00026D2D" w:rsidRDefault="00FB510F" w:rsidP="003279C3">
      <w:pPr>
        <w:pStyle w:val="1"/>
        <w:shd w:val="clear" w:color="auto" w:fill="FFFFFF"/>
        <w:wordWrap w:val="0"/>
        <w:spacing w:before="0" w:beforeAutospacing="0" w:after="0" w:afterAutospacing="0"/>
        <w:rPr>
          <w:rFonts w:asciiTheme="minorHAnsi" w:eastAsiaTheme="minorHAnsi" w:hAnsiTheme="minorHAnsi"/>
          <w:b w:val="0"/>
          <w:bCs w:val="0"/>
          <w:color w:val="222226"/>
          <w:sz w:val="21"/>
          <w:szCs w:val="21"/>
        </w:rPr>
      </w:pPr>
      <w:r w:rsidRPr="00FB510F">
        <w:rPr>
          <w:rFonts w:asciiTheme="minorHAnsi" w:eastAsiaTheme="minorHAnsi" w:hAnsiTheme="minorHAnsi" w:hint="eastAsia"/>
          <w:b w:val="0"/>
          <w:bCs w:val="0"/>
          <w:color w:val="222226"/>
          <w:sz w:val="21"/>
          <w:szCs w:val="21"/>
        </w:rPr>
        <w:t>其中</w:t>
      </w:r>
      <w:r w:rsidRPr="00FB510F">
        <w:rPr>
          <w:rFonts w:asciiTheme="minorHAnsi" w:eastAsiaTheme="minorHAnsi" w:hAnsiTheme="minorHAnsi"/>
          <w:b w:val="0"/>
          <w:bCs w:val="0"/>
          <w:color w:val="222226"/>
          <w:sz w:val="21"/>
          <w:szCs w:val="21"/>
        </w:rPr>
        <w:t>FN、FP、TN和TP分别为假阴性、假阳性、真阴性和真阳性样本数。</w:t>
      </w:r>
    </w:p>
    <w:p w14:paraId="6BAD48E2" w14:textId="77777777" w:rsidR="00FE7253" w:rsidRPr="003279C3" w:rsidRDefault="00FE7253" w:rsidP="003279C3">
      <w:pPr>
        <w:pStyle w:val="1"/>
        <w:shd w:val="clear" w:color="auto" w:fill="FFFFFF"/>
        <w:wordWrap w:val="0"/>
        <w:spacing w:before="0" w:beforeAutospacing="0" w:after="0" w:afterAutospacing="0"/>
        <w:rPr>
          <w:rFonts w:asciiTheme="minorHAnsi" w:eastAsiaTheme="minorHAnsi" w:hAnsiTheme="minorHAnsi"/>
          <w:b w:val="0"/>
          <w:bCs w:val="0"/>
          <w:color w:val="222226"/>
          <w:sz w:val="21"/>
          <w:szCs w:val="21"/>
        </w:rPr>
      </w:pPr>
    </w:p>
    <w:p w14:paraId="578CD70D" w14:textId="41757EF0" w:rsidR="0013078A" w:rsidRPr="00FE7253" w:rsidRDefault="00FE7253" w:rsidP="00FE7253">
      <w:pPr>
        <w:jc w:val="center"/>
        <w:rPr>
          <w:rFonts w:ascii="Arial" w:hAnsi="Arial" w:cs="Arial"/>
          <w:b/>
          <w:bCs/>
          <w:color w:val="000000"/>
          <w:spacing w:val="15"/>
          <w:szCs w:val="21"/>
        </w:rPr>
      </w:pPr>
      <w:r w:rsidRPr="002A01A9">
        <w:rPr>
          <w:rFonts w:ascii="Arial" w:hAnsi="Arial" w:cs="Arial" w:hint="eastAsia"/>
          <w:b/>
          <w:bCs/>
          <w:color w:val="000000"/>
          <w:spacing w:val="15"/>
          <w:szCs w:val="21"/>
        </w:rPr>
        <w:t>表</w:t>
      </w:r>
      <w:r w:rsidRPr="002A01A9">
        <w:rPr>
          <w:rFonts w:ascii="Arial" w:hAnsi="Arial" w:cs="Arial" w:hint="eastAsia"/>
          <w:b/>
          <w:bCs/>
          <w:color w:val="000000"/>
          <w:spacing w:val="15"/>
          <w:szCs w:val="21"/>
        </w:rPr>
        <w:t>1</w:t>
      </w:r>
      <w:r w:rsidR="006C1211" w:rsidRPr="002A01A9">
        <w:rPr>
          <w:rFonts w:ascii="Arial" w:hAnsi="Arial" w:cs="Arial" w:hint="eastAsia"/>
          <w:b/>
          <w:bCs/>
          <w:color w:val="000000"/>
          <w:spacing w:val="15"/>
          <w:szCs w:val="21"/>
        </w:rPr>
        <w:t>不同网络分割性能指标对比</w:t>
      </w:r>
    </w:p>
    <w:tbl>
      <w:tblPr>
        <w:tblStyle w:val="1-1"/>
        <w:tblW w:w="0" w:type="auto"/>
        <w:tblLook w:val="04A0" w:firstRow="1" w:lastRow="0" w:firstColumn="1" w:lastColumn="0" w:noHBand="0" w:noVBand="1"/>
      </w:tblPr>
      <w:tblGrid>
        <w:gridCol w:w="1690"/>
        <w:gridCol w:w="1642"/>
        <w:gridCol w:w="1641"/>
        <w:gridCol w:w="1642"/>
        <w:gridCol w:w="1681"/>
      </w:tblGrid>
      <w:tr w:rsidR="009173EF" w14:paraId="5E128A40" w14:textId="77777777" w:rsidTr="0004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3ED1AC19" w14:textId="51945394" w:rsidR="009173EF" w:rsidRDefault="00044704" w:rsidP="00393900">
            <w:pPr>
              <w:rPr>
                <w:rFonts w:ascii="Arial" w:hAnsi="Arial" w:cs="Arial"/>
                <w:color w:val="000000"/>
                <w:spacing w:val="15"/>
                <w:szCs w:val="21"/>
              </w:rPr>
            </w:pPr>
            <w:r>
              <w:rPr>
                <w:rFonts w:ascii="Arial" w:hAnsi="Arial" w:cs="Arial" w:hint="eastAsia"/>
                <w:color w:val="000000"/>
                <w:spacing w:val="15"/>
                <w:szCs w:val="21"/>
              </w:rPr>
              <w:t>M</w:t>
            </w:r>
            <w:r w:rsidR="00143D12">
              <w:rPr>
                <w:rFonts w:ascii="Arial" w:hAnsi="Arial" w:cs="Arial" w:hint="eastAsia"/>
                <w:color w:val="000000"/>
                <w:spacing w:val="15"/>
                <w:szCs w:val="21"/>
              </w:rPr>
              <w:t>ethods</w:t>
            </w:r>
          </w:p>
        </w:tc>
        <w:tc>
          <w:tcPr>
            <w:tcW w:w="1704" w:type="dxa"/>
          </w:tcPr>
          <w:p w14:paraId="0CC41CF2" w14:textId="0522A3F9" w:rsidR="009173EF" w:rsidRDefault="0013078A" w:rsidP="00393900">
            <w:pPr>
              <w:cnfStyle w:val="100000000000" w:firstRow="1" w:lastRow="0" w:firstColumn="0" w:lastColumn="0" w:oddVBand="0" w:evenVBand="0" w:oddHBand="0" w:evenHBand="0" w:firstRowFirstColumn="0" w:firstRowLastColumn="0" w:lastRowFirstColumn="0" w:lastRowLastColumn="0"/>
              <w:rPr>
                <w:rFonts w:ascii="Arial" w:hAnsi="Arial" w:cs="Arial"/>
                <w:color w:val="000000"/>
                <w:spacing w:val="15"/>
                <w:szCs w:val="21"/>
              </w:rPr>
            </w:pPr>
            <w:r>
              <w:rPr>
                <w:rFonts w:ascii="Arial" w:hAnsi="Arial" w:cs="Arial" w:hint="eastAsia"/>
                <w:color w:val="000000"/>
                <w:spacing w:val="15"/>
                <w:szCs w:val="21"/>
              </w:rPr>
              <w:t>D</w:t>
            </w:r>
            <w:r>
              <w:rPr>
                <w:rFonts w:ascii="Arial" w:hAnsi="Arial" w:cs="Arial"/>
                <w:color w:val="000000"/>
                <w:spacing w:val="15"/>
                <w:szCs w:val="21"/>
              </w:rPr>
              <w:t>SC</w:t>
            </w:r>
          </w:p>
        </w:tc>
        <w:tc>
          <w:tcPr>
            <w:tcW w:w="1704" w:type="dxa"/>
          </w:tcPr>
          <w:p w14:paraId="5A971C92" w14:textId="708A0906" w:rsidR="009173EF" w:rsidRDefault="0013078A" w:rsidP="00393900">
            <w:pPr>
              <w:cnfStyle w:val="100000000000" w:firstRow="1" w:lastRow="0" w:firstColumn="0" w:lastColumn="0" w:oddVBand="0" w:evenVBand="0" w:oddHBand="0" w:evenHBand="0" w:firstRowFirstColumn="0" w:firstRowLastColumn="0" w:lastRowFirstColumn="0" w:lastRowLastColumn="0"/>
              <w:rPr>
                <w:rFonts w:ascii="Arial" w:hAnsi="Arial" w:cs="Arial"/>
                <w:color w:val="000000"/>
                <w:spacing w:val="15"/>
                <w:szCs w:val="21"/>
              </w:rPr>
            </w:pPr>
            <w:r>
              <w:rPr>
                <w:rFonts w:ascii="Arial" w:hAnsi="Arial" w:cs="Arial" w:hint="eastAsia"/>
                <w:color w:val="000000"/>
                <w:spacing w:val="15"/>
                <w:szCs w:val="21"/>
              </w:rPr>
              <w:t>I</w:t>
            </w:r>
            <w:r>
              <w:rPr>
                <w:rFonts w:ascii="Arial" w:hAnsi="Arial" w:cs="Arial"/>
                <w:color w:val="000000"/>
                <w:spacing w:val="15"/>
                <w:szCs w:val="21"/>
              </w:rPr>
              <w:t>OU</w:t>
            </w:r>
          </w:p>
        </w:tc>
        <w:tc>
          <w:tcPr>
            <w:tcW w:w="1705" w:type="dxa"/>
          </w:tcPr>
          <w:p w14:paraId="722FF0C4" w14:textId="72E606B5" w:rsidR="009173EF" w:rsidRDefault="0013078A" w:rsidP="00393900">
            <w:pPr>
              <w:cnfStyle w:val="100000000000" w:firstRow="1" w:lastRow="0" w:firstColumn="0" w:lastColumn="0" w:oddVBand="0" w:evenVBand="0" w:oddHBand="0" w:evenHBand="0" w:firstRowFirstColumn="0" w:firstRowLastColumn="0" w:lastRowFirstColumn="0" w:lastRowLastColumn="0"/>
              <w:rPr>
                <w:rFonts w:ascii="Arial" w:hAnsi="Arial" w:cs="Arial"/>
                <w:color w:val="000000"/>
                <w:spacing w:val="15"/>
                <w:szCs w:val="21"/>
              </w:rPr>
            </w:pPr>
            <w:r>
              <w:rPr>
                <w:rFonts w:ascii="Arial" w:hAnsi="Arial" w:cs="Arial" w:hint="eastAsia"/>
                <w:color w:val="000000"/>
                <w:spacing w:val="15"/>
                <w:szCs w:val="21"/>
              </w:rPr>
              <w:t>S</w:t>
            </w:r>
            <w:r>
              <w:rPr>
                <w:rFonts w:ascii="Arial" w:hAnsi="Arial" w:cs="Arial"/>
                <w:color w:val="000000"/>
                <w:spacing w:val="15"/>
                <w:szCs w:val="21"/>
              </w:rPr>
              <w:t>E</w:t>
            </w:r>
            <w:r w:rsidR="006D5FD8">
              <w:rPr>
                <w:rFonts w:ascii="Arial" w:hAnsi="Arial" w:cs="Arial"/>
                <w:color w:val="000000"/>
                <w:spacing w:val="15"/>
                <w:szCs w:val="21"/>
              </w:rPr>
              <w:t>N</w:t>
            </w:r>
          </w:p>
        </w:tc>
        <w:tc>
          <w:tcPr>
            <w:tcW w:w="1705" w:type="dxa"/>
          </w:tcPr>
          <w:p w14:paraId="34348657" w14:textId="70FCFB06" w:rsidR="009173EF" w:rsidRDefault="0013078A" w:rsidP="00393900">
            <w:pPr>
              <w:cnfStyle w:val="100000000000" w:firstRow="1" w:lastRow="0" w:firstColumn="0" w:lastColumn="0" w:oddVBand="0" w:evenVBand="0" w:oddHBand="0" w:evenHBand="0" w:firstRowFirstColumn="0" w:firstRowLastColumn="0" w:lastRowFirstColumn="0" w:lastRowLastColumn="0"/>
              <w:rPr>
                <w:rFonts w:ascii="Arial" w:hAnsi="Arial" w:cs="Arial"/>
                <w:color w:val="000000"/>
                <w:spacing w:val="15"/>
                <w:szCs w:val="21"/>
              </w:rPr>
            </w:pPr>
            <w:r>
              <w:rPr>
                <w:rFonts w:ascii="Arial" w:hAnsi="Arial" w:cs="Arial" w:hint="eastAsia"/>
                <w:color w:val="000000"/>
                <w:spacing w:val="15"/>
                <w:szCs w:val="21"/>
              </w:rPr>
              <w:t>S</w:t>
            </w:r>
            <w:r w:rsidR="006D5FD8">
              <w:rPr>
                <w:rFonts w:ascii="Arial" w:hAnsi="Arial" w:cs="Arial"/>
                <w:color w:val="000000"/>
                <w:spacing w:val="15"/>
                <w:szCs w:val="21"/>
              </w:rPr>
              <w:t>P</w:t>
            </w:r>
            <w:r>
              <w:rPr>
                <w:rFonts w:ascii="Arial" w:hAnsi="Arial" w:cs="Arial"/>
                <w:color w:val="000000"/>
                <w:spacing w:val="15"/>
                <w:szCs w:val="21"/>
              </w:rPr>
              <w:t>E</w:t>
            </w:r>
          </w:p>
        </w:tc>
      </w:tr>
      <w:tr w:rsidR="009173EF" w14:paraId="3241CD8E" w14:textId="77777777" w:rsidTr="00044704">
        <w:tc>
          <w:tcPr>
            <w:cnfStyle w:val="001000000000" w:firstRow="0" w:lastRow="0" w:firstColumn="1" w:lastColumn="0" w:oddVBand="0" w:evenVBand="0" w:oddHBand="0" w:evenHBand="0" w:firstRowFirstColumn="0" w:firstRowLastColumn="0" w:lastRowFirstColumn="0" w:lastRowLastColumn="0"/>
            <w:tcW w:w="1704" w:type="dxa"/>
          </w:tcPr>
          <w:p w14:paraId="084EA081" w14:textId="1DF3EF97" w:rsidR="009173EF" w:rsidRPr="0013078A" w:rsidRDefault="00143D12" w:rsidP="00393900">
            <w:pPr>
              <w:rPr>
                <w:rFonts w:ascii="Arial" w:hAnsi="Arial" w:cs="Arial"/>
                <w:b w:val="0"/>
                <w:bCs w:val="0"/>
                <w:color w:val="000000"/>
                <w:spacing w:val="15"/>
                <w:szCs w:val="21"/>
              </w:rPr>
            </w:pPr>
            <w:proofErr w:type="spellStart"/>
            <w:r w:rsidRPr="0013078A">
              <w:rPr>
                <w:rFonts w:ascii="Arial" w:hAnsi="Arial" w:cs="Arial" w:hint="eastAsia"/>
                <w:b w:val="0"/>
                <w:bCs w:val="0"/>
                <w:color w:val="000000"/>
                <w:spacing w:val="15"/>
                <w:szCs w:val="21"/>
              </w:rPr>
              <w:t>Unet</w:t>
            </w:r>
            <w:proofErr w:type="spellEnd"/>
          </w:p>
        </w:tc>
        <w:tc>
          <w:tcPr>
            <w:tcW w:w="1704" w:type="dxa"/>
          </w:tcPr>
          <w:p w14:paraId="4B7033E1" w14:textId="76C6A395" w:rsidR="009173EF" w:rsidRDefault="00F373E9" w:rsidP="00393900">
            <w:pPr>
              <w:cnfStyle w:val="000000000000" w:firstRow="0" w:lastRow="0" w:firstColumn="0" w:lastColumn="0" w:oddVBand="0" w:evenVBand="0" w:oddHBand="0" w:evenHBand="0" w:firstRowFirstColumn="0" w:firstRowLastColumn="0" w:lastRowFirstColumn="0" w:lastRowLastColumn="0"/>
              <w:rPr>
                <w:rFonts w:ascii="Arial" w:hAnsi="Arial" w:cs="Arial"/>
                <w:color w:val="000000"/>
                <w:spacing w:val="15"/>
                <w:szCs w:val="21"/>
              </w:rPr>
            </w:pPr>
            <w:r>
              <w:rPr>
                <w:rFonts w:ascii="Arial" w:hAnsi="Arial" w:cs="Arial" w:hint="eastAsia"/>
                <w:color w:val="000000"/>
                <w:spacing w:val="15"/>
                <w:szCs w:val="21"/>
              </w:rPr>
              <w:t>0</w:t>
            </w:r>
            <w:r>
              <w:rPr>
                <w:rFonts w:ascii="Arial" w:hAnsi="Arial" w:cs="Arial"/>
                <w:color w:val="000000"/>
                <w:spacing w:val="15"/>
                <w:szCs w:val="21"/>
              </w:rPr>
              <w:t>.797</w:t>
            </w:r>
          </w:p>
        </w:tc>
        <w:tc>
          <w:tcPr>
            <w:tcW w:w="1704" w:type="dxa"/>
          </w:tcPr>
          <w:p w14:paraId="2A830F5D" w14:textId="0F0250FE" w:rsidR="009173EF" w:rsidRDefault="00860F76" w:rsidP="00393900">
            <w:pPr>
              <w:cnfStyle w:val="000000000000" w:firstRow="0" w:lastRow="0" w:firstColumn="0" w:lastColumn="0" w:oddVBand="0" w:evenVBand="0" w:oddHBand="0" w:evenHBand="0" w:firstRowFirstColumn="0" w:firstRowLastColumn="0" w:lastRowFirstColumn="0" w:lastRowLastColumn="0"/>
              <w:rPr>
                <w:rFonts w:ascii="Arial" w:hAnsi="Arial" w:cs="Arial"/>
                <w:color w:val="000000"/>
                <w:spacing w:val="15"/>
                <w:szCs w:val="21"/>
              </w:rPr>
            </w:pPr>
            <w:r>
              <w:rPr>
                <w:rFonts w:ascii="Arial" w:hAnsi="Arial" w:cs="Arial" w:hint="eastAsia"/>
                <w:color w:val="000000"/>
                <w:spacing w:val="15"/>
                <w:szCs w:val="21"/>
              </w:rPr>
              <w:t>0</w:t>
            </w:r>
            <w:r>
              <w:rPr>
                <w:rFonts w:ascii="Arial" w:hAnsi="Arial" w:cs="Arial"/>
                <w:color w:val="000000"/>
                <w:spacing w:val="15"/>
                <w:szCs w:val="21"/>
              </w:rPr>
              <w:t>.</w:t>
            </w:r>
            <w:r w:rsidR="00DA3925">
              <w:rPr>
                <w:rFonts w:ascii="Arial" w:hAnsi="Arial" w:cs="Arial"/>
                <w:color w:val="000000"/>
                <w:spacing w:val="15"/>
                <w:szCs w:val="21"/>
              </w:rPr>
              <w:t>701</w:t>
            </w:r>
          </w:p>
        </w:tc>
        <w:tc>
          <w:tcPr>
            <w:tcW w:w="1705" w:type="dxa"/>
          </w:tcPr>
          <w:p w14:paraId="00F12759" w14:textId="04F20B47" w:rsidR="009173EF" w:rsidRDefault="00EF2023" w:rsidP="00393900">
            <w:pPr>
              <w:cnfStyle w:val="000000000000" w:firstRow="0" w:lastRow="0" w:firstColumn="0" w:lastColumn="0" w:oddVBand="0" w:evenVBand="0" w:oddHBand="0" w:evenHBand="0" w:firstRowFirstColumn="0" w:firstRowLastColumn="0" w:lastRowFirstColumn="0" w:lastRowLastColumn="0"/>
              <w:rPr>
                <w:rFonts w:ascii="Arial" w:hAnsi="Arial" w:cs="Arial"/>
                <w:color w:val="000000"/>
                <w:spacing w:val="15"/>
                <w:szCs w:val="21"/>
              </w:rPr>
            </w:pPr>
            <w:r>
              <w:rPr>
                <w:rFonts w:ascii="Arial" w:hAnsi="Arial" w:cs="Arial" w:hint="eastAsia"/>
                <w:color w:val="000000"/>
                <w:spacing w:val="15"/>
                <w:szCs w:val="21"/>
              </w:rPr>
              <w:t>0</w:t>
            </w:r>
            <w:r>
              <w:rPr>
                <w:rFonts w:ascii="Arial" w:hAnsi="Arial" w:cs="Arial"/>
                <w:color w:val="000000"/>
                <w:spacing w:val="15"/>
                <w:szCs w:val="21"/>
              </w:rPr>
              <w:t>.869</w:t>
            </w:r>
          </w:p>
        </w:tc>
        <w:tc>
          <w:tcPr>
            <w:tcW w:w="1705" w:type="dxa"/>
          </w:tcPr>
          <w:p w14:paraId="3E7F3C87" w14:textId="6D1C22DE" w:rsidR="009173EF" w:rsidRPr="002A01A9" w:rsidRDefault="00FE7253" w:rsidP="00393900">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pacing w:val="15"/>
                <w:szCs w:val="21"/>
                <w:rPrChange w:id="488" w:author="卢 芳芳" w:date="2022-07-11T19:01:00Z">
                  <w:rPr>
                    <w:rFonts w:ascii="Arial" w:hAnsi="Arial" w:cs="Arial"/>
                    <w:color w:val="000000"/>
                    <w:spacing w:val="15"/>
                    <w:szCs w:val="21"/>
                  </w:rPr>
                </w:rPrChange>
              </w:rPr>
            </w:pPr>
            <w:commentRangeStart w:id="489"/>
            <w:r w:rsidRPr="002A01A9">
              <w:rPr>
                <w:rFonts w:ascii="Arial" w:hAnsi="Arial" w:cs="Arial"/>
                <w:b/>
                <w:bCs/>
                <w:color w:val="000000"/>
                <w:spacing w:val="15"/>
                <w:szCs w:val="21"/>
                <w:rPrChange w:id="490" w:author="卢 芳芳" w:date="2022-07-11T19:01:00Z">
                  <w:rPr>
                    <w:rFonts w:ascii="Arial" w:hAnsi="Arial" w:cs="Arial"/>
                    <w:color w:val="000000"/>
                    <w:spacing w:val="15"/>
                    <w:szCs w:val="21"/>
                  </w:rPr>
                </w:rPrChange>
              </w:rPr>
              <w:t>0.998</w:t>
            </w:r>
            <w:commentRangeEnd w:id="489"/>
            <w:r w:rsidR="002A01A9">
              <w:rPr>
                <w:rStyle w:val="ad"/>
              </w:rPr>
              <w:commentReference w:id="489"/>
            </w:r>
          </w:p>
        </w:tc>
      </w:tr>
      <w:tr w:rsidR="009173EF" w14:paraId="30DE5D0B" w14:textId="77777777" w:rsidTr="00044704">
        <w:tc>
          <w:tcPr>
            <w:cnfStyle w:val="001000000000" w:firstRow="0" w:lastRow="0" w:firstColumn="1" w:lastColumn="0" w:oddVBand="0" w:evenVBand="0" w:oddHBand="0" w:evenHBand="0" w:firstRowFirstColumn="0" w:firstRowLastColumn="0" w:lastRowFirstColumn="0" w:lastRowLastColumn="0"/>
            <w:tcW w:w="1704" w:type="dxa"/>
          </w:tcPr>
          <w:p w14:paraId="21777C9B" w14:textId="23F99EA5" w:rsidR="009173EF" w:rsidRPr="0013078A" w:rsidRDefault="00143D12" w:rsidP="00393900">
            <w:pPr>
              <w:rPr>
                <w:rFonts w:ascii="Arial" w:hAnsi="Arial" w:cs="Arial"/>
                <w:b w:val="0"/>
                <w:bCs w:val="0"/>
                <w:color w:val="000000"/>
                <w:spacing w:val="15"/>
                <w:szCs w:val="21"/>
              </w:rPr>
            </w:pPr>
            <w:r w:rsidRPr="0013078A">
              <w:rPr>
                <w:rFonts w:ascii="Arial" w:hAnsi="Arial" w:cs="Arial"/>
                <w:b w:val="0"/>
                <w:bCs w:val="0"/>
                <w:color w:val="000000"/>
                <w:spacing w:val="15"/>
                <w:szCs w:val="21"/>
              </w:rPr>
              <w:t>D</w:t>
            </w:r>
            <w:r w:rsidRPr="0013078A">
              <w:rPr>
                <w:rFonts w:ascii="Arial" w:hAnsi="Arial" w:cs="Arial" w:hint="eastAsia"/>
                <w:b w:val="0"/>
                <w:bCs w:val="0"/>
                <w:color w:val="000000"/>
                <w:spacing w:val="15"/>
                <w:szCs w:val="21"/>
              </w:rPr>
              <w:t>eeplabv</w:t>
            </w:r>
            <w:r w:rsidRPr="0013078A">
              <w:rPr>
                <w:rFonts w:ascii="Arial" w:hAnsi="Arial" w:cs="Arial"/>
                <w:b w:val="0"/>
                <w:bCs w:val="0"/>
                <w:color w:val="000000"/>
                <w:spacing w:val="15"/>
                <w:szCs w:val="21"/>
              </w:rPr>
              <w:t>3+</w:t>
            </w:r>
          </w:p>
        </w:tc>
        <w:tc>
          <w:tcPr>
            <w:tcW w:w="1704" w:type="dxa"/>
          </w:tcPr>
          <w:p w14:paraId="7FF40CBD" w14:textId="7FC0623D" w:rsidR="009173EF" w:rsidRDefault="004C3E39" w:rsidP="00393900">
            <w:pPr>
              <w:cnfStyle w:val="000000000000" w:firstRow="0" w:lastRow="0" w:firstColumn="0" w:lastColumn="0" w:oddVBand="0" w:evenVBand="0" w:oddHBand="0" w:evenHBand="0" w:firstRowFirstColumn="0" w:firstRowLastColumn="0" w:lastRowFirstColumn="0" w:lastRowLastColumn="0"/>
              <w:rPr>
                <w:rFonts w:ascii="Arial" w:hAnsi="Arial" w:cs="Arial"/>
                <w:color w:val="000000"/>
                <w:spacing w:val="15"/>
                <w:szCs w:val="21"/>
              </w:rPr>
            </w:pPr>
            <w:r>
              <w:rPr>
                <w:rFonts w:ascii="Arial" w:hAnsi="Arial" w:cs="Arial" w:hint="eastAsia"/>
                <w:color w:val="000000"/>
                <w:spacing w:val="15"/>
                <w:szCs w:val="21"/>
              </w:rPr>
              <w:t>0</w:t>
            </w:r>
            <w:r>
              <w:rPr>
                <w:rFonts w:ascii="Arial" w:hAnsi="Arial" w:cs="Arial"/>
                <w:color w:val="000000"/>
                <w:spacing w:val="15"/>
                <w:szCs w:val="21"/>
              </w:rPr>
              <w:t>.</w:t>
            </w:r>
            <w:r w:rsidR="009F7C31">
              <w:rPr>
                <w:rFonts w:ascii="Arial" w:hAnsi="Arial" w:cs="Arial"/>
                <w:color w:val="000000"/>
                <w:spacing w:val="15"/>
                <w:szCs w:val="21"/>
              </w:rPr>
              <w:t>733</w:t>
            </w:r>
          </w:p>
        </w:tc>
        <w:tc>
          <w:tcPr>
            <w:tcW w:w="1704" w:type="dxa"/>
          </w:tcPr>
          <w:p w14:paraId="5099A4F9" w14:textId="213AB8DB" w:rsidR="009173EF" w:rsidRDefault="00FA3E23" w:rsidP="00393900">
            <w:pPr>
              <w:cnfStyle w:val="000000000000" w:firstRow="0" w:lastRow="0" w:firstColumn="0" w:lastColumn="0" w:oddVBand="0" w:evenVBand="0" w:oddHBand="0" w:evenHBand="0" w:firstRowFirstColumn="0" w:firstRowLastColumn="0" w:lastRowFirstColumn="0" w:lastRowLastColumn="0"/>
              <w:rPr>
                <w:rFonts w:ascii="Arial" w:hAnsi="Arial" w:cs="Arial"/>
                <w:color w:val="000000"/>
                <w:spacing w:val="15"/>
                <w:szCs w:val="21"/>
              </w:rPr>
            </w:pPr>
            <w:r>
              <w:rPr>
                <w:rFonts w:ascii="Arial" w:hAnsi="Arial" w:cs="Arial" w:hint="eastAsia"/>
                <w:color w:val="000000"/>
                <w:spacing w:val="15"/>
                <w:szCs w:val="21"/>
              </w:rPr>
              <w:t>0</w:t>
            </w:r>
            <w:r>
              <w:rPr>
                <w:rFonts w:ascii="Arial" w:hAnsi="Arial" w:cs="Arial"/>
                <w:color w:val="000000"/>
                <w:spacing w:val="15"/>
                <w:szCs w:val="21"/>
              </w:rPr>
              <w:t>.</w:t>
            </w:r>
            <w:r w:rsidR="00F373E9">
              <w:rPr>
                <w:rFonts w:ascii="Arial" w:hAnsi="Arial" w:cs="Arial"/>
                <w:color w:val="000000"/>
                <w:spacing w:val="15"/>
                <w:szCs w:val="21"/>
              </w:rPr>
              <w:t>646</w:t>
            </w:r>
          </w:p>
        </w:tc>
        <w:tc>
          <w:tcPr>
            <w:tcW w:w="1705" w:type="dxa"/>
          </w:tcPr>
          <w:p w14:paraId="315AB71B" w14:textId="02D68B8B" w:rsidR="009173EF" w:rsidRDefault="00EF2023" w:rsidP="00393900">
            <w:pPr>
              <w:cnfStyle w:val="000000000000" w:firstRow="0" w:lastRow="0" w:firstColumn="0" w:lastColumn="0" w:oddVBand="0" w:evenVBand="0" w:oddHBand="0" w:evenHBand="0" w:firstRowFirstColumn="0" w:firstRowLastColumn="0" w:lastRowFirstColumn="0" w:lastRowLastColumn="0"/>
              <w:rPr>
                <w:rFonts w:ascii="Arial" w:hAnsi="Arial" w:cs="Arial"/>
                <w:color w:val="000000"/>
                <w:spacing w:val="15"/>
                <w:szCs w:val="21"/>
              </w:rPr>
            </w:pPr>
            <w:r>
              <w:rPr>
                <w:rFonts w:ascii="Arial" w:hAnsi="Arial" w:cs="Arial" w:hint="eastAsia"/>
                <w:color w:val="000000"/>
                <w:spacing w:val="15"/>
                <w:szCs w:val="21"/>
              </w:rPr>
              <w:t>0</w:t>
            </w:r>
            <w:r>
              <w:rPr>
                <w:rFonts w:ascii="Arial" w:hAnsi="Arial" w:cs="Arial"/>
                <w:color w:val="000000"/>
                <w:spacing w:val="15"/>
                <w:szCs w:val="21"/>
              </w:rPr>
              <w:t>.</w:t>
            </w:r>
            <w:r w:rsidR="006F4482">
              <w:rPr>
                <w:rFonts w:ascii="Arial" w:hAnsi="Arial" w:cs="Arial"/>
                <w:color w:val="000000"/>
                <w:spacing w:val="15"/>
                <w:szCs w:val="21"/>
              </w:rPr>
              <w:t>861</w:t>
            </w:r>
          </w:p>
        </w:tc>
        <w:tc>
          <w:tcPr>
            <w:tcW w:w="1705" w:type="dxa"/>
          </w:tcPr>
          <w:p w14:paraId="002F47B3" w14:textId="26B085B8" w:rsidR="009173EF" w:rsidRDefault="00FE7253" w:rsidP="00393900">
            <w:pPr>
              <w:cnfStyle w:val="000000000000" w:firstRow="0" w:lastRow="0" w:firstColumn="0" w:lastColumn="0" w:oddVBand="0" w:evenVBand="0" w:oddHBand="0" w:evenHBand="0" w:firstRowFirstColumn="0" w:firstRowLastColumn="0" w:lastRowFirstColumn="0" w:lastRowLastColumn="0"/>
              <w:rPr>
                <w:rFonts w:ascii="Arial" w:hAnsi="Arial" w:cs="Arial"/>
                <w:color w:val="000000"/>
                <w:spacing w:val="15"/>
                <w:szCs w:val="21"/>
              </w:rPr>
            </w:pPr>
            <w:r>
              <w:rPr>
                <w:rFonts w:ascii="Arial" w:hAnsi="Arial" w:cs="Arial" w:hint="eastAsia"/>
                <w:color w:val="000000"/>
                <w:spacing w:val="15"/>
                <w:szCs w:val="21"/>
              </w:rPr>
              <w:t>0</w:t>
            </w:r>
            <w:r>
              <w:rPr>
                <w:rFonts w:ascii="Arial" w:hAnsi="Arial" w:cs="Arial"/>
                <w:color w:val="000000"/>
                <w:spacing w:val="15"/>
                <w:szCs w:val="21"/>
              </w:rPr>
              <w:t>.997</w:t>
            </w:r>
          </w:p>
        </w:tc>
      </w:tr>
      <w:tr w:rsidR="009173EF" w14:paraId="3C9D28A0" w14:textId="77777777" w:rsidTr="00044704">
        <w:tc>
          <w:tcPr>
            <w:cnfStyle w:val="001000000000" w:firstRow="0" w:lastRow="0" w:firstColumn="1" w:lastColumn="0" w:oddVBand="0" w:evenVBand="0" w:oddHBand="0" w:evenHBand="0" w:firstRowFirstColumn="0" w:firstRowLastColumn="0" w:lastRowFirstColumn="0" w:lastRowLastColumn="0"/>
            <w:tcW w:w="1704" w:type="dxa"/>
          </w:tcPr>
          <w:p w14:paraId="5DA43F9E" w14:textId="74C99950" w:rsidR="009173EF" w:rsidRPr="0013078A" w:rsidRDefault="006755E8" w:rsidP="00393900">
            <w:pPr>
              <w:rPr>
                <w:rFonts w:ascii="Arial" w:hAnsi="Arial" w:cs="Arial"/>
                <w:b w:val="0"/>
                <w:bCs w:val="0"/>
                <w:color w:val="000000"/>
                <w:spacing w:val="15"/>
                <w:szCs w:val="21"/>
              </w:rPr>
            </w:pPr>
            <w:proofErr w:type="spellStart"/>
            <w:r w:rsidRPr="0013078A">
              <w:rPr>
                <w:rFonts w:ascii="Arial" w:hAnsi="Arial" w:cs="Arial" w:hint="eastAsia"/>
                <w:b w:val="0"/>
                <w:bCs w:val="0"/>
                <w:color w:val="000000"/>
                <w:spacing w:val="15"/>
                <w:szCs w:val="21"/>
              </w:rPr>
              <w:t>AnamNet</w:t>
            </w:r>
            <w:proofErr w:type="spellEnd"/>
          </w:p>
        </w:tc>
        <w:tc>
          <w:tcPr>
            <w:tcW w:w="1704" w:type="dxa"/>
          </w:tcPr>
          <w:p w14:paraId="012989B6" w14:textId="2DE51E8E" w:rsidR="009173EF" w:rsidRDefault="008B3E7B" w:rsidP="00393900">
            <w:pPr>
              <w:cnfStyle w:val="000000000000" w:firstRow="0" w:lastRow="0" w:firstColumn="0" w:lastColumn="0" w:oddVBand="0" w:evenVBand="0" w:oddHBand="0" w:evenHBand="0" w:firstRowFirstColumn="0" w:firstRowLastColumn="0" w:lastRowFirstColumn="0" w:lastRowLastColumn="0"/>
              <w:rPr>
                <w:rFonts w:ascii="Arial" w:hAnsi="Arial" w:cs="Arial"/>
                <w:color w:val="000000"/>
                <w:spacing w:val="15"/>
                <w:szCs w:val="21"/>
              </w:rPr>
            </w:pPr>
            <w:r>
              <w:rPr>
                <w:rFonts w:ascii="Arial" w:hAnsi="Arial" w:cs="Arial" w:hint="eastAsia"/>
                <w:color w:val="000000"/>
                <w:spacing w:val="15"/>
                <w:szCs w:val="21"/>
              </w:rPr>
              <w:t>0</w:t>
            </w:r>
            <w:r>
              <w:rPr>
                <w:rFonts w:ascii="Arial" w:hAnsi="Arial" w:cs="Arial"/>
                <w:color w:val="000000"/>
                <w:spacing w:val="15"/>
                <w:szCs w:val="21"/>
              </w:rPr>
              <w:t>.8</w:t>
            </w:r>
            <w:r w:rsidR="009F7C31">
              <w:rPr>
                <w:rFonts w:ascii="Arial" w:hAnsi="Arial" w:cs="Arial"/>
                <w:color w:val="000000"/>
                <w:spacing w:val="15"/>
                <w:szCs w:val="21"/>
              </w:rPr>
              <w:t>08</w:t>
            </w:r>
          </w:p>
        </w:tc>
        <w:tc>
          <w:tcPr>
            <w:tcW w:w="1704" w:type="dxa"/>
          </w:tcPr>
          <w:p w14:paraId="3194C184" w14:textId="6ADA5B2E" w:rsidR="009173EF" w:rsidRDefault="00DA3925" w:rsidP="00393900">
            <w:pPr>
              <w:cnfStyle w:val="000000000000" w:firstRow="0" w:lastRow="0" w:firstColumn="0" w:lastColumn="0" w:oddVBand="0" w:evenVBand="0" w:oddHBand="0" w:evenHBand="0" w:firstRowFirstColumn="0" w:firstRowLastColumn="0" w:lastRowFirstColumn="0" w:lastRowLastColumn="0"/>
              <w:rPr>
                <w:rFonts w:ascii="Arial" w:hAnsi="Arial" w:cs="Arial"/>
                <w:color w:val="000000"/>
                <w:spacing w:val="15"/>
                <w:szCs w:val="21"/>
              </w:rPr>
            </w:pPr>
            <w:r>
              <w:rPr>
                <w:rFonts w:ascii="Arial" w:hAnsi="Arial" w:cs="Arial" w:hint="eastAsia"/>
                <w:color w:val="000000"/>
                <w:spacing w:val="15"/>
                <w:szCs w:val="21"/>
              </w:rPr>
              <w:t>0</w:t>
            </w:r>
            <w:r>
              <w:rPr>
                <w:rFonts w:ascii="Arial" w:hAnsi="Arial" w:cs="Arial"/>
                <w:color w:val="000000"/>
                <w:spacing w:val="15"/>
                <w:szCs w:val="21"/>
              </w:rPr>
              <w:t>.71</w:t>
            </w:r>
          </w:p>
        </w:tc>
        <w:tc>
          <w:tcPr>
            <w:tcW w:w="1705" w:type="dxa"/>
          </w:tcPr>
          <w:p w14:paraId="32D0B9D9" w14:textId="7F5DFF9F" w:rsidR="009173EF" w:rsidRDefault="00CD0617" w:rsidP="00393900">
            <w:pPr>
              <w:cnfStyle w:val="000000000000" w:firstRow="0" w:lastRow="0" w:firstColumn="0" w:lastColumn="0" w:oddVBand="0" w:evenVBand="0" w:oddHBand="0" w:evenHBand="0" w:firstRowFirstColumn="0" w:firstRowLastColumn="0" w:lastRowFirstColumn="0" w:lastRowLastColumn="0"/>
              <w:rPr>
                <w:rFonts w:ascii="Arial" w:hAnsi="Arial" w:cs="Arial"/>
                <w:color w:val="000000"/>
                <w:spacing w:val="15"/>
                <w:szCs w:val="21"/>
              </w:rPr>
            </w:pPr>
            <w:r>
              <w:rPr>
                <w:rFonts w:ascii="Arial" w:hAnsi="Arial" w:cs="Arial" w:hint="eastAsia"/>
                <w:color w:val="000000"/>
                <w:spacing w:val="15"/>
                <w:szCs w:val="21"/>
              </w:rPr>
              <w:t>0</w:t>
            </w:r>
            <w:r>
              <w:rPr>
                <w:rFonts w:ascii="Arial" w:hAnsi="Arial" w:cs="Arial"/>
                <w:color w:val="000000"/>
                <w:spacing w:val="15"/>
                <w:szCs w:val="21"/>
              </w:rPr>
              <w:t>.8</w:t>
            </w:r>
            <w:r w:rsidR="00EF2023">
              <w:rPr>
                <w:rFonts w:ascii="Arial" w:hAnsi="Arial" w:cs="Arial"/>
                <w:color w:val="000000"/>
                <w:spacing w:val="15"/>
                <w:szCs w:val="21"/>
              </w:rPr>
              <w:t>46</w:t>
            </w:r>
          </w:p>
        </w:tc>
        <w:tc>
          <w:tcPr>
            <w:tcW w:w="1705" w:type="dxa"/>
          </w:tcPr>
          <w:p w14:paraId="0C769775" w14:textId="537391D7" w:rsidR="009173EF" w:rsidRDefault="00FE7253" w:rsidP="00393900">
            <w:pPr>
              <w:cnfStyle w:val="000000000000" w:firstRow="0" w:lastRow="0" w:firstColumn="0" w:lastColumn="0" w:oddVBand="0" w:evenVBand="0" w:oddHBand="0" w:evenHBand="0" w:firstRowFirstColumn="0" w:firstRowLastColumn="0" w:lastRowFirstColumn="0" w:lastRowLastColumn="0"/>
              <w:rPr>
                <w:rFonts w:ascii="Arial" w:hAnsi="Arial" w:cs="Arial"/>
                <w:color w:val="000000"/>
                <w:spacing w:val="15"/>
                <w:szCs w:val="21"/>
              </w:rPr>
            </w:pPr>
            <w:r>
              <w:rPr>
                <w:rFonts w:ascii="Arial" w:hAnsi="Arial" w:cs="Arial" w:hint="eastAsia"/>
                <w:color w:val="000000"/>
                <w:spacing w:val="15"/>
                <w:szCs w:val="21"/>
              </w:rPr>
              <w:t>0</w:t>
            </w:r>
            <w:r>
              <w:rPr>
                <w:rFonts w:ascii="Arial" w:hAnsi="Arial" w:cs="Arial"/>
                <w:color w:val="000000"/>
                <w:spacing w:val="15"/>
                <w:szCs w:val="21"/>
              </w:rPr>
              <w:t>.979</w:t>
            </w:r>
          </w:p>
        </w:tc>
      </w:tr>
      <w:tr w:rsidR="009173EF" w14:paraId="64838F72" w14:textId="77777777" w:rsidTr="00044704">
        <w:tc>
          <w:tcPr>
            <w:cnfStyle w:val="001000000000" w:firstRow="0" w:lastRow="0" w:firstColumn="1" w:lastColumn="0" w:oddVBand="0" w:evenVBand="0" w:oddHBand="0" w:evenHBand="0" w:firstRowFirstColumn="0" w:firstRowLastColumn="0" w:lastRowFirstColumn="0" w:lastRowLastColumn="0"/>
            <w:tcW w:w="1704" w:type="dxa"/>
          </w:tcPr>
          <w:p w14:paraId="742C5E65" w14:textId="4DDE629E" w:rsidR="009173EF" w:rsidRPr="0013078A" w:rsidRDefault="006755E8" w:rsidP="00393900">
            <w:pPr>
              <w:rPr>
                <w:rFonts w:ascii="Arial" w:hAnsi="Arial" w:cs="Arial"/>
                <w:b w:val="0"/>
                <w:bCs w:val="0"/>
                <w:color w:val="000000"/>
                <w:spacing w:val="15"/>
                <w:szCs w:val="21"/>
              </w:rPr>
            </w:pPr>
            <w:r w:rsidRPr="0013078A">
              <w:rPr>
                <w:rFonts w:ascii="Arial" w:hAnsi="Arial" w:cs="Arial" w:hint="eastAsia"/>
                <w:b w:val="0"/>
                <w:bCs w:val="0"/>
                <w:color w:val="000000"/>
                <w:spacing w:val="15"/>
                <w:szCs w:val="21"/>
              </w:rPr>
              <w:t>J</w:t>
            </w:r>
            <w:r w:rsidRPr="0013078A">
              <w:rPr>
                <w:rFonts w:ascii="Arial" w:hAnsi="Arial" w:cs="Arial"/>
                <w:b w:val="0"/>
                <w:bCs w:val="0"/>
                <w:color w:val="000000"/>
                <w:spacing w:val="15"/>
                <w:szCs w:val="21"/>
              </w:rPr>
              <w:t>CS</w:t>
            </w:r>
          </w:p>
        </w:tc>
        <w:tc>
          <w:tcPr>
            <w:tcW w:w="1704" w:type="dxa"/>
          </w:tcPr>
          <w:p w14:paraId="652E5029" w14:textId="5BD7D6BD" w:rsidR="009173EF" w:rsidRDefault="009F7C31" w:rsidP="00393900">
            <w:pPr>
              <w:cnfStyle w:val="000000000000" w:firstRow="0" w:lastRow="0" w:firstColumn="0" w:lastColumn="0" w:oddVBand="0" w:evenVBand="0" w:oddHBand="0" w:evenHBand="0" w:firstRowFirstColumn="0" w:firstRowLastColumn="0" w:lastRowFirstColumn="0" w:lastRowLastColumn="0"/>
              <w:rPr>
                <w:rFonts w:ascii="Arial" w:hAnsi="Arial" w:cs="Arial"/>
                <w:color w:val="000000"/>
                <w:spacing w:val="15"/>
                <w:szCs w:val="21"/>
              </w:rPr>
            </w:pPr>
            <w:r>
              <w:rPr>
                <w:rFonts w:ascii="Arial" w:hAnsi="Arial" w:cs="Arial" w:hint="eastAsia"/>
                <w:color w:val="000000"/>
                <w:spacing w:val="15"/>
                <w:szCs w:val="21"/>
              </w:rPr>
              <w:t>0</w:t>
            </w:r>
            <w:r>
              <w:rPr>
                <w:rFonts w:ascii="Arial" w:hAnsi="Arial" w:cs="Arial"/>
                <w:color w:val="000000"/>
                <w:spacing w:val="15"/>
                <w:szCs w:val="21"/>
              </w:rPr>
              <w:t>.847</w:t>
            </w:r>
          </w:p>
        </w:tc>
        <w:tc>
          <w:tcPr>
            <w:tcW w:w="1704" w:type="dxa"/>
          </w:tcPr>
          <w:p w14:paraId="3CC61E52" w14:textId="650FBAA0" w:rsidR="009173EF" w:rsidRDefault="00DA3925" w:rsidP="00393900">
            <w:pPr>
              <w:cnfStyle w:val="000000000000" w:firstRow="0" w:lastRow="0" w:firstColumn="0" w:lastColumn="0" w:oddVBand="0" w:evenVBand="0" w:oddHBand="0" w:evenHBand="0" w:firstRowFirstColumn="0" w:firstRowLastColumn="0" w:lastRowFirstColumn="0" w:lastRowLastColumn="0"/>
              <w:rPr>
                <w:rFonts w:ascii="Arial" w:hAnsi="Arial" w:cs="Arial"/>
                <w:color w:val="000000"/>
                <w:spacing w:val="15"/>
                <w:szCs w:val="21"/>
              </w:rPr>
            </w:pPr>
            <w:r>
              <w:rPr>
                <w:rFonts w:ascii="Arial" w:hAnsi="Arial" w:cs="Arial" w:hint="eastAsia"/>
                <w:color w:val="000000"/>
                <w:spacing w:val="15"/>
                <w:szCs w:val="21"/>
              </w:rPr>
              <w:t>0</w:t>
            </w:r>
            <w:r>
              <w:rPr>
                <w:rFonts w:ascii="Arial" w:hAnsi="Arial" w:cs="Arial"/>
                <w:color w:val="000000"/>
                <w:spacing w:val="15"/>
                <w:szCs w:val="21"/>
              </w:rPr>
              <w:t>.</w:t>
            </w:r>
            <w:r w:rsidR="00742D52">
              <w:rPr>
                <w:rFonts w:ascii="Arial" w:hAnsi="Arial" w:cs="Arial"/>
                <w:color w:val="000000"/>
                <w:spacing w:val="15"/>
                <w:szCs w:val="21"/>
              </w:rPr>
              <w:t>7</w:t>
            </w:r>
            <w:r w:rsidR="00FA3E23">
              <w:rPr>
                <w:rFonts w:ascii="Arial" w:hAnsi="Arial" w:cs="Arial"/>
                <w:color w:val="000000"/>
                <w:spacing w:val="15"/>
                <w:szCs w:val="21"/>
              </w:rPr>
              <w:t>54</w:t>
            </w:r>
          </w:p>
        </w:tc>
        <w:tc>
          <w:tcPr>
            <w:tcW w:w="1705" w:type="dxa"/>
          </w:tcPr>
          <w:p w14:paraId="1785F912" w14:textId="0CA41145" w:rsidR="009173EF" w:rsidRDefault="00CD0617" w:rsidP="00393900">
            <w:pPr>
              <w:cnfStyle w:val="000000000000" w:firstRow="0" w:lastRow="0" w:firstColumn="0" w:lastColumn="0" w:oddVBand="0" w:evenVBand="0" w:oddHBand="0" w:evenHBand="0" w:firstRowFirstColumn="0" w:firstRowLastColumn="0" w:lastRowFirstColumn="0" w:lastRowLastColumn="0"/>
              <w:rPr>
                <w:rFonts w:ascii="Arial" w:hAnsi="Arial" w:cs="Arial"/>
                <w:color w:val="000000"/>
                <w:spacing w:val="15"/>
                <w:szCs w:val="21"/>
              </w:rPr>
            </w:pPr>
            <w:r>
              <w:rPr>
                <w:rFonts w:ascii="Arial" w:hAnsi="Arial" w:cs="Arial" w:hint="eastAsia"/>
                <w:color w:val="000000"/>
                <w:spacing w:val="15"/>
                <w:szCs w:val="21"/>
              </w:rPr>
              <w:t>0</w:t>
            </w:r>
            <w:r>
              <w:rPr>
                <w:rFonts w:ascii="Arial" w:hAnsi="Arial" w:cs="Arial"/>
                <w:color w:val="000000"/>
                <w:spacing w:val="15"/>
                <w:szCs w:val="21"/>
              </w:rPr>
              <w:t>.852</w:t>
            </w:r>
          </w:p>
        </w:tc>
        <w:tc>
          <w:tcPr>
            <w:tcW w:w="1705" w:type="dxa"/>
          </w:tcPr>
          <w:p w14:paraId="09B0F3BF" w14:textId="29ABF5BB" w:rsidR="009173EF" w:rsidRDefault="00FE7253" w:rsidP="00393900">
            <w:pPr>
              <w:cnfStyle w:val="000000000000" w:firstRow="0" w:lastRow="0" w:firstColumn="0" w:lastColumn="0" w:oddVBand="0" w:evenVBand="0" w:oddHBand="0" w:evenHBand="0" w:firstRowFirstColumn="0" w:firstRowLastColumn="0" w:lastRowFirstColumn="0" w:lastRowLastColumn="0"/>
              <w:rPr>
                <w:rFonts w:ascii="Arial" w:hAnsi="Arial" w:cs="Arial"/>
                <w:color w:val="000000"/>
                <w:spacing w:val="15"/>
                <w:szCs w:val="21"/>
              </w:rPr>
            </w:pPr>
            <w:r>
              <w:rPr>
                <w:rFonts w:ascii="Arial" w:hAnsi="Arial" w:cs="Arial" w:hint="eastAsia"/>
                <w:color w:val="000000"/>
                <w:spacing w:val="15"/>
                <w:szCs w:val="21"/>
              </w:rPr>
              <w:t>0</w:t>
            </w:r>
            <w:r>
              <w:rPr>
                <w:rFonts w:ascii="Arial" w:hAnsi="Arial" w:cs="Arial"/>
                <w:color w:val="000000"/>
                <w:spacing w:val="15"/>
                <w:szCs w:val="21"/>
              </w:rPr>
              <w:t>.989</w:t>
            </w:r>
          </w:p>
        </w:tc>
      </w:tr>
      <w:tr w:rsidR="009173EF" w14:paraId="213D496F" w14:textId="77777777" w:rsidTr="00044704">
        <w:tc>
          <w:tcPr>
            <w:cnfStyle w:val="001000000000" w:firstRow="0" w:lastRow="0" w:firstColumn="1" w:lastColumn="0" w:oddVBand="0" w:evenVBand="0" w:oddHBand="0" w:evenHBand="0" w:firstRowFirstColumn="0" w:firstRowLastColumn="0" w:lastRowFirstColumn="0" w:lastRowLastColumn="0"/>
            <w:tcW w:w="1704" w:type="dxa"/>
          </w:tcPr>
          <w:p w14:paraId="2622F6EF" w14:textId="60969B99" w:rsidR="009173EF" w:rsidRPr="0013078A" w:rsidRDefault="006755E8" w:rsidP="00393900">
            <w:pPr>
              <w:rPr>
                <w:rFonts w:ascii="Arial" w:hAnsi="Arial" w:cs="Arial"/>
                <w:b w:val="0"/>
                <w:bCs w:val="0"/>
                <w:color w:val="000000"/>
                <w:spacing w:val="15"/>
                <w:szCs w:val="21"/>
              </w:rPr>
            </w:pPr>
            <w:r w:rsidRPr="0013078A">
              <w:rPr>
                <w:rFonts w:ascii="Arial" w:hAnsi="Arial" w:cs="Arial" w:hint="eastAsia"/>
                <w:b w:val="0"/>
                <w:bCs w:val="0"/>
                <w:color w:val="000000"/>
                <w:spacing w:val="15"/>
                <w:szCs w:val="21"/>
              </w:rPr>
              <w:t>Inf</w:t>
            </w:r>
            <w:r w:rsidRPr="0013078A">
              <w:rPr>
                <w:rFonts w:ascii="Arial" w:hAnsi="Arial" w:cs="Arial"/>
                <w:b w:val="0"/>
                <w:bCs w:val="0"/>
                <w:color w:val="000000"/>
                <w:spacing w:val="15"/>
                <w:szCs w:val="21"/>
              </w:rPr>
              <w:t>-N</w:t>
            </w:r>
            <w:r w:rsidRPr="0013078A">
              <w:rPr>
                <w:rFonts w:ascii="Arial" w:hAnsi="Arial" w:cs="Arial" w:hint="eastAsia"/>
                <w:b w:val="0"/>
                <w:bCs w:val="0"/>
                <w:color w:val="000000"/>
                <w:spacing w:val="15"/>
                <w:szCs w:val="21"/>
              </w:rPr>
              <w:t>et</w:t>
            </w:r>
          </w:p>
        </w:tc>
        <w:tc>
          <w:tcPr>
            <w:tcW w:w="1704" w:type="dxa"/>
          </w:tcPr>
          <w:p w14:paraId="26680598" w14:textId="143F28F7" w:rsidR="009173EF" w:rsidRDefault="008B7DED" w:rsidP="00393900">
            <w:pPr>
              <w:cnfStyle w:val="000000000000" w:firstRow="0" w:lastRow="0" w:firstColumn="0" w:lastColumn="0" w:oddVBand="0" w:evenVBand="0" w:oddHBand="0" w:evenHBand="0" w:firstRowFirstColumn="0" w:firstRowLastColumn="0" w:lastRowFirstColumn="0" w:lastRowLastColumn="0"/>
              <w:rPr>
                <w:rFonts w:ascii="Arial" w:hAnsi="Arial" w:cs="Arial"/>
                <w:color w:val="000000"/>
                <w:spacing w:val="15"/>
                <w:szCs w:val="21"/>
              </w:rPr>
            </w:pPr>
            <w:r>
              <w:rPr>
                <w:rFonts w:ascii="Arial" w:hAnsi="Arial" w:cs="Arial" w:hint="eastAsia"/>
                <w:color w:val="000000"/>
                <w:spacing w:val="15"/>
                <w:szCs w:val="21"/>
              </w:rPr>
              <w:t>0</w:t>
            </w:r>
            <w:r>
              <w:rPr>
                <w:rFonts w:ascii="Arial" w:hAnsi="Arial" w:cs="Arial"/>
                <w:color w:val="000000"/>
                <w:spacing w:val="15"/>
                <w:szCs w:val="21"/>
              </w:rPr>
              <w:t>.</w:t>
            </w:r>
            <w:r w:rsidR="00CD0617">
              <w:rPr>
                <w:rFonts w:ascii="Arial" w:hAnsi="Arial" w:cs="Arial"/>
                <w:color w:val="000000"/>
                <w:spacing w:val="15"/>
                <w:szCs w:val="21"/>
              </w:rPr>
              <w:t>818</w:t>
            </w:r>
          </w:p>
        </w:tc>
        <w:tc>
          <w:tcPr>
            <w:tcW w:w="1704" w:type="dxa"/>
          </w:tcPr>
          <w:p w14:paraId="7FAB58BA" w14:textId="51DCF053" w:rsidR="009173EF" w:rsidRDefault="00FA3E23" w:rsidP="00393900">
            <w:pPr>
              <w:cnfStyle w:val="000000000000" w:firstRow="0" w:lastRow="0" w:firstColumn="0" w:lastColumn="0" w:oddVBand="0" w:evenVBand="0" w:oddHBand="0" w:evenHBand="0" w:firstRowFirstColumn="0" w:firstRowLastColumn="0" w:lastRowFirstColumn="0" w:lastRowLastColumn="0"/>
              <w:rPr>
                <w:rFonts w:ascii="Arial" w:hAnsi="Arial" w:cs="Arial"/>
                <w:color w:val="000000"/>
                <w:spacing w:val="15"/>
                <w:szCs w:val="21"/>
              </w:rPr>
            </w:pPr>
            <w:r>
              <w:rPr>
                <w:rFonts w:ascii="Arial" w:hAnsi="Arial" w:cs="Arial" w:hint="eastAsia"/>
                <w:color w:val="000000"/>
                <w:spacing w:val="15"/>
                <w:szCs w:val="21"/>
              </w:rPr>
              <w:t>0</w:t>
            </w:r>
            <w:r>
              <w:rPr>
                <w:rFonts w:ascii="Arial" w:hAnsi="Arial" w:cs="Arial"/>
                <w:color w:val="000000"/>
                <w:spacing w:val="15"/>
                <w:szCs w:val="21"/>
              </w:rPr>
              <w:t>.723</w:t>
            </w:r>
          </w:p>
        </w:tc>
        <w:tc>
          <w:tcPr>
            <w:tcW w:w="1705" w:type="dxa"/>
          </w:tcPr>
          <w:p w14:paraId="6B77E6D5" w14:textId="26BB7571" w:rsidR="009173EF" w:rsidRDefault="00CD0617" w:rsidP="00393900">
            <w:pPr>
              <w:cnfStyle w:val="000000000000" w:firstRow="0" w:lastRow="0" w:firstColumn="0" w:lastColumn="0" w:oddVBand="0" w:evenVBand="0" w:oddHBand="0" w:evenHBand="0" w:firstRowFirstColumn="0" w:firstRowLastColumn="0" w:lastRowFirstColumn="0" w:lastRowLastColumn="0"/>
              <w:rPr>
                <w:rFonts w:ascii="Arial" w:hAnsi="Arial" w:cs="Arial"/>
                <w:color w:val="000000"/>
                <w:spacing w:val="15"/>
                <w:szCs w:val="21"/>
              </w:rPr>
            </w:pPr>
            <w:r>
              <w:rPr>
                <w:rFonts w:ascii="Arial" w:hAnsi="Arial" w:cs="Arial" w:hint="eastAsia"/>
                <w:color w:val="000000"/>
                <w:spacing w:val="15"/>
                <w:szCs w:val="21"/>
              </w:rPr>
              <w:t>0</w:t>
            </w:r>
            <w:r>
              <w:rPr>
                <w:rFonts w:ascii="Arial" w:hAnsi="Arial" w:cs="Arial"/>
                <w:color w:val="000000"/>
                <w:spacing w:val="15"/>
                <w:szCs w:val="21"/>
              </w:rPr>
              <w:t>.871</w:t>
            </w:r>
          </w:p>
        </w:tc>
        <w:tc>
          <w:tcPr>
            <w:tcW w:w="1705" w:type="dxa"/>
          </w:tcPr>
          <w:p w14:paraId="71DF5E9B" w14:textId="3CAC36BF" w:rsidR="009173EF" w:rsidRDefault="006F4482" w:rsidP="00393900">
            <w:pPr>
              <w:cnfStyle w:val="000000000000" w:firstRow="0" w:lastRow="0" w:firstColumn="0" w:lastColumn="0" w:oddVBand="0" w:evenVBand="0" w:oddHBand="0" w:evenHBand="0" w:firstRowFirstColumn="0" w:firstRowLastColumn="0" w:lastRowFirstColumn="0" w:lastRowLastColumn="0"/>
              <w:rPr>
                <w:rFonts w:ascii="Arial" w:hAnsi="Arial" w:cs="Arial"/>
                <w:color w:val="000000"/>
                <w:spacing w:val="15"/>
                <w:szCs w:val="21"/>
              </w:rPr>
            </w:pPr>
            <w:r>
              <w:rPr>
                <w:rFonts w:ascii="Arial" w:hAnsi="Arial" w:cs="Arial" w:hint="eastAsia"/>
                <w:color w:val="000000"/>
                <w:spacing w:val="15"/>
                <w:szCs w:val="21"/>
              </w:rPr>
              <w:t>0</w:t>
            </w:r>
            <w:r>
              <w:rPr>
                <w:rFonts w:ascii="Arial" w:hAnsi="Arial" w:cs="Arial"/>
                <w:color w:val="000000"/>
                <w:spacing w:val="15"/>
                <w:szCs w:val="21"/>
              </w:rPr>
              <w:t>.985</w:t>
            </w:r>
          </w:p>
        </w:tc>
      </w:tr>
      <w:tr w:rsidR="006755E8" w14:paraId="235F693A" w14:textId="77777777" w:rsidTr="00044704">
        <w:tc>
          <w:tcPr>
            <w:cnfStyle w:val="001000000000" w:firstRow="0" w:lastRow="0" w:firstColumn="1" w:lastColumn="0" w:oddVBand="0" w:evenVBand="0" w:oddHBand="0" w:evenHBand="0" w:firstRowFirstColumn="0" w:firstRowLastColumn="0" w:lastRowFirstColumn="0" w:lastRowLastColumn="0"/>
            <w:tcW w:w="1704" w:type="dxa"/>
          </w:tcPr>
          <w:p w14:paraId="5058CD6B" w14:textId="7338F72A" w:rsidR="006755E8" w:rsidRDefault="006755E8" w:rsidP="00393900">
            <w:pPr>
              <w:rPr>
                <w:rFonts w:ascii="Arial" w:hAnsi="Arial" w:cs="Arial"/>
                <w:color w:val="000000"/>
                <w:spacing w:val="15"/>
                <w:szCs w:val="21"/>
              </w:rPr>
            </w:pPr>
            <w:r>
              <w:rPr>
                <w:rFonts w:ascii="Arial" w:hAnsi="Arial" w:cs="Arial"/>
                <w:color w:val="000000"/>
                <w:spacing w:val="15"/>
                <w:szCs w:val="21"/>
              </w:rPr>
              <w:t>O</w:t>
            </w:r>
            <w:r>
              <w:rPr>
                <w:rFonts w:ascii="Arial" w:hAnsi="Arial" w:cs="Arial" w:hint="eastAsia"/>
                <w:color w:val="000000"/>
                <w:spacing w:val="15"/>
                <w:szCs w:val="21"/>
              </w:rPr>
              <w:t>urs</w:t>
            </w:r>
          </w:p>
        </w:tc>
        <w:tc>
          <w:tcPr>
            <w:tcW w:w="1704" w:type="dxa"/>
          </w:tcPr>
          <w:p w14:paraId="79CD691E" w14:textId="2932D798" w:rsidR="006755E8" w:rsidRPr="002A01A9" w:rsidRDefault="001C3A8B" w:rsidP="00393900">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pacing w:val="15"/>
                <w:szCs w:val="21"/>
                <w:rPrChange w:id="491" w:author="卢 芳芳" w:date="2022-07-11T19:01:00Z">
                  <w:rPr>
                    <w:rFonts w:ascii="Arial" w:hAnsi="Arial" w:cs="Arial"/>
                    <w:color w:val="000000"/>
                    <w:spacing w:val="15"/>
                    <w:szCs w:val="21"/>
                  </w:rPr>
                </w:rPrChange>
              </w:rPr>
            </w:pPr>
            <w:r w:rsidRPr="002A01A9">
              <w:rPr>
                <w:rFonts w:ascii="Arial" w:hAnsi="Arial" w:cs="Arial"/>
                <w:b/>
                <w:bCs/>
                <w:color w:val="000000"/>
                <w:spacing w:val="15"/>
                <w:szCs w:val="21"/>
                <w:rPrChange w:id="492" w:author="卢 芳芳" w:date="2022-07-11T19:01:00Z">
                  <w:rPr>
                    <w:rFonts w:ascii="Arial" w:hAnsi="Arial" w:cs="Arial"/>
                    <w:color w:val="000000"/>
                    <w:spacing w:val="15"/>
                    <w:szCs w:val="21"/>
                  </w:rPr>
                </w:rPrChange>
              </w:rPr>
              <w:t>0.8</w:t>
            </w:r>
            <w:r w:rsidR="0022358B" w:rsidRPr="002A01A9">
              <w:rPr>
                <w:rFonts w:ascii="Arial" w:hAnsi="Arial" w:cs="Arial"/>
                <w:b/>
                <w:bCs/>
                <w:color w:val="000000"/>
                <w:spacing w:val="15"/>
                <w:szCs w:val="21"/>
                <w:rPrChange w:id="493" w:author="卢 芳芳" w:date="2022-07-11T19:01:00Z">
                  <w:rPr>
                    <w:rFonts w:ascii="Arial" w:hAnsi="Arial" w:cs="Arial"/>
                    <w:color w:val="000000"/>
                    <w:spacing w:val="15"/>
                    <w:szCs w:val="21"/>
                  </w:rPr>
                </w:rPrChange>
              </w:rPr>
              <w:t>6</w:t>
            </w:r>
            <w:r w:rsidR="00316D55" w:rsidRPr="002A01A9">
              <w:rPr>
                <w:rFonts w:ascii="Arial" w:hAnsi="Arial" w:cs="Arial"/>
                <w:b/>
                <w:bCs/>
                <w:color w:val="000000"/>
                <w:spacing w:val="15"/>
                <w:szCs w:val="21"/>
                <w:rPrChange w:id="494" w:author="卢 芳芳" w:date="2022-07-11T19:01:00Z">
                  <w:rPr>
                    <w:rFonts w:ascii="Arial" w:hAnsi="Arial" w:cs="Arial"/>
                    <w:color w:val="000000"/>
                    <w:spacing w:val="15"/>
                    <w:szCs w:val="21"/>
                  </w:rPr>
                </w:rPrChange>
              </w:rPr>
              <w:t>1</w:t>
            </w:r>
          </w:p>
        </w:tc>
        <w:tc>
          <w:tcPr>
            <w:tcW w:w="1704" w:type="dxa"/>
          </w:tcPr>
          <w:p w14:paraId="5846AFA3" w14:textId="0E03ABC4" w:rsidR="006755E8" w:rsidRPr="002A01A9" w:rsidRDefault="00125276" w:rsidP="00393900">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pacing w:val="15"/>
                <w:szCs w:val="21"/>
                <w:rPrChange w:id="495" w:author="卢 芳芳" w:date="2022-07-11T19:01:00Z">
                  <w:rPr>
                    <w:rFonts w:ascii="Arial" w:hAnsi="Arial" w:cs="Arial"/>
                    <w:color w:val="000000"/>
                    <w:spacing w:val="15"/>
                    <w:szCs w:val="21"/>
                  </w:rPr>
                </w:rPrChange>
              </w:rPr>
            </w:pPr>
            <w:r w:rsidRPr="002A01A9">
              <w:rPr>
                <w:rFonts w:ascii="Arial" w:hAnsi="Arial" w:cs="Arial"/>
                <w:b/>
                <w:bCs/>
                <w:color w:val="000000"/>
                <w:spacing w:val="15"/>
                <w:szCs w:val="21"/>
                <w:rPrChange w:id="496" w:author="卢 芳芳" w:date="2022-07-11T19:01:00Z">
                  <w:rPr>
                    <w:rFonts w:ascii="Arial" w:hAnsi="Arial" w:cs="Arial"/>
                    <w:color w:val="000000"/>
                    <w:spacing w:val="15"/>
                    <w:szCs w:val="21"/>
                  </w:rPr>
                </w:rPrChange>
              </w:rPr>
              <w:t>0.77</w:t>
            </w:r>
            <w:r w:rsidR="002F686E" w:rsidRPr="002A01A9">
              <w:rPr>
                <w:rFonts w:ascii="Arial" w:hAnsi="Arial" w:cs="Arial"/>
                <w:b/>
                <w:bCs/>
                <w:color w:val="000000"/>
                <w:spacing w:val="15"/>
                <w:szCs w:val="21"/>
                <w:rPrChange w:id="497" w:author="卢 芳芳" w:date="2022-07-11T19:01:00Z">
                  <w:rPr>
                    <w:rFonts w:ascii="Arial" w:hAnsi="Arial" w:cs="Arial"/>
                    <w:color w:val="000000"/>
                    <w:spacing w:val="15"/>
                    <w:szCs w:val="21"/>
                  </w:rPr>
                </w:rPrChange>
              </w:rPr>
              <w:t>8</w:t>
            </w:r>
          </w:p>
        </w:tc>
        <w:tc>
          <w:tcPr>
            <w:tcW w:w="1705" w:type="dxa"/>
          </w:tcPr>
          <w:p w14:paraId="2ACCF747" w14:textId="5B9C3474" w:rsidR="006755E8" w:rsidRPr="002A01A9" w:rsidRDefault="00316D55" w:rsidP="00393900">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pacing w:val="15"/>
                <w:szCs w:val="21"/>
                <w:rPrChange w:id="498" w:author="卢 芳芳" w:date="2022-07-11T19:01:00Z">
                  <w:rPr>
                    <w:rFonts w:ascii="Arial" w:hAnsi="Arial" w:cs="Arial"/>
                    <w:color w:val="000000"/>
                    <w:spacing w:val="15"/>
                    <w:szCs w:val="21"/>
                  </w:rPr>
                </w:rPrChange>
              </w:rPr>
            </w:pPr>
            <w:r w:rsidRPr="002A01A9">
              <w:rPr>
                <w:rFonts w:ascii="Arial" w:hAnsi="Arial" w:cs="Arial"/>
                <w:b/>
                <w:bCs/>
                <w:color w:val="000000"/>
                <w:spacing w:val="15"/>
                <w:szCs w:val="21"/>
                <w:rPrChange w:id="499" w:author="卢 芳芳" w:date="2022-07-11T19:01:00Z">
                  <w:rPr>
                    <w:rFonts w:ascii="Arial" w:hAnsi="Arial" w:cs="Arial"/>
                    <w:color w:val="000000"/>
                    <w:spacing w:val="15"/>
                    <w:szCs w:val="21"/>
                  </w:rPr>
                </w:rPrChange>
              </w:rPr>
              <w:t>0.915</w:t>
            </w:r>
          </w:p>
        </w:tc>
        <w:tc>
          <w:tcPr>
            <w:tcW w:w="1705" w:type="dxa"/>
          </w:tcPr>
          <w:p w14:paraId="14372A53" w14:textId="0E7A383B" w:rsidR="006755E8" w:rsidRDefault="006D5FD8" w:rsidP="00393900">
            <w:pPr>
              <w:cnfStyle w:val="000000000000" w:firstRow="0" w:lastRow="0" w:firstColumn="0" w:lastColumn="0" w:oddVBand="0" w:evenVBand="0" w:oddHBand="0" w:evenHBand="0" w:firstRowFirstColumn="0" w:firstRowLastColumn="0" w:lastRowFirstColumn="0" w:lastRowLastColumn="0"/>
              <w:rPr>
                <w:rFonts w:ascii="Arial" w:hAnsi="Arial" w:cs="Arial"/>
                <w:color w:val="000000"/>
                <w:spacing w:val="15"/>
                <w:szCs w:val="21"/>
              </w:rPr>
            </w:pPr>
            <w:r>
              <w:rPr>
                <w:rFonts w:ascii="Arial" w:hAnsi="Arial" w:cs="Arial" w:hint="eastAsia"/>
                <w:color w:val="000000"/>
                <w:spacing w:val="15"/>
                <w:szCs w:val="21"/>
              </w:rPr>
              <w:t>0</w:t>
            </w:r>
            <w:r>
              <w:rPr>
                <w:rFonts w:ascii="Arial" w:hAnsi="Arial" w:cs="Arial"/>
                <w:color w:val="000000"/>
                <w:spacing w:val="15"/>
                <w:szCs w:val="21"/>
              </w:rPr>
              <w:t>.997</w:t>
            </w:r>
          </w:p>
        </w:tc>
      </w:tr>
    </w:tbl>
    <w:p w14:paraId="34042054" w14:textId="77777777" w:rsidR="00FA6D2C" w:rsidRDefault="00FA6D2C" w:rsidP="00393900">
      <w:pPr>
        <w:rPr>
          <w:ins w:id="500" w:author="tang chi" w:date="2022-09-23T15:42:00Z"/>
          <w:b/>
          <w:bCs/>
          <w:color w:val="000000" w:themeColor="text1"/>
          <w:szCs w:val="21"/>
        </w:rPr>
      </w:pPr>
    </w:p>
    <w:p w14:paraId="3E75F5C6" w14:textId="77777777" w:rsidR="00711840" w:rsidRDefault="00711840" w:rsidP="00393900">
      <w:pPr>
        <w:rPr>
          <w:ins w:id="501" w:author="tang chi" w:date="2022-09-23T15:42:00Z"/>
          <w:b/>
          <w:bCs/>
          <w:color w:val="000000" w:themeColor="text1"/>
          <w:szCs w:val="21"/>
        </w:rPr>
      </w:pPr>
    </w:p>
    <w:p w14:paraId="6B6A036A" w14:textId="77777777" w:rsidR="00711840" w:rsidRDefault="00711840" w:rsidP="00393900">
      <w:pPr>
        <w:rPr>
          <w:ins w:id="502" w:author="tang chi" w:date="2022-09-23T15:42:00Z"/>
          <w:b/>
          <w:bCs/>
          <w:color w:val="000000" w:themeColor="text1"/>
          <w:szCs w:val="21"/>
        </w:rPr>
      </w:pPr>
    </w:p>
    <w:p w14:paraId="361D0F16" w14:textId="77777777" w:rsidR="00711840" w:rsidRDefault="00711840" w:rsidP="00393900">
      <w:pPr>
        <w:rPr>
          <w:ins w:id="503" w:author="tang chi" w:date="2022-09-23T15:42:00Z"/>
          <w:b/>
          <w:bCs/>
          <w:color w:val="000000" w:themeColor="text1"/>
          <w:szCs w:val="21"/>
        </w:rPr>
      </w:pPr>
    </w:p>
    <w:p w14:paraId="0FA52C79" w14:textId="77777777" w:rsidR="00711840" w:rsidRDefault="00711840" w:rsidP="00393900">
      <w:pPr>
        <w:rPr>
          <w:ins w:id="504" w:author="tang chi" w:date="2022-09-23T15:42:00Z"/>
          <w:b/>
          <w:bCs/>
          <w:color w:val="000000" w:themeColor="text1"/>
          <w:szCs w:val="21"/>
        </w:rPr>
      </w:pPr>
    </w:p>
    <w:p w14:paraId="1753DE6A" w14:textId="77777777" w:rsidR="00711840" w:rsidRDefault="00711840" w:rsidP="00393900">
      <w:pPr>
        <w:rPr>
          <w:ins w:id="505" w:author="tang chi" w:date="2022-09-23T15:42:00Z"/>
          <w:b/>
          <w:bCs/>
          <w:color w:val="000000" w:themeColor="text1"/>
          <w:szCs w:val="21"/>
        </w:rPr>
      </w:pPr>
    </w:p>
    <w:p w14:paraId="0F864ED4" w14:textId="77777777" w:rsidR="00711840" w:rsidRDefault="00711840" w:rsidP="00393900">
      <w:pPr>
        <w:rPr>
          <w:ins w:id="506" w:author="tang chi" w:date="2022-09-23T15:42:00Z"/>
          <w:b/>
          <w:bCs/>
          <w:color w:val="000000" w:themeColor="text1"/>
          <w:szCs w:val="21"/>
        </w:rPr>
      </w:pPr>
    </w:p>
    <w:p w14:paraId="1CF596E6" w14:textId="77777777" w:rsidR="00711840" w:rsidRDefault="00711840" w:rsidP="00393900">
      <w:pPr>
        <w:rPr>
          <w:ins w:id="507" w:author="tang chi" w:date="2022-09-23T15:42:00Z"/>
          <w:b/>
          <w:bCs/>
          <w:color w:val="000000" w:themeColor="text1"/>
          <w:szCs w:val="21"/>
        </w:rPr>
      </w:pPr>
    </w:p>
    <w:p w14:paraId="730F1EF8" w14:textId="77777777" w:rsidR="00711840" w:rsidRDefault="00711840" w:rsidP="00393900">
      <w:pPr>
        <w:rPr>
          <w:ins w:id="508" w:author="tang chi" w:date="2022-09-23T15:42:00Z"/>
          <w:b/>
          <w:bCs/>
          <w:color w:val="000000" w:themeColor="text1"/>
          <w:szCs w:val="21"/>
        </w:rPr>
      </w:pPr>
    </w:p>
    <w:p w14:paraId="519A7975" w14:textId="77777777" w:rsidR="00711840" w:rsidRDefault="00711840" w:rsidP="00393900">
      <w:pPr>
        <w:rPr>
          <w:ins w:id="509" w:author="tang chi" w:date="2022-09-23T15:42:00Z"/>
          <w:b/>
          <w:bCs/>
          <w:color w:val="000000" w:themeColor="text1"/>
          <w:szCs w:val="21"/>
        </w:rPr>
      </w:pPr>
    </w:p>
    <w:p w14:paraId="5DF429A1" w14:textId="77777777" w:rsidR="00711840" w:rsidRDefault="00711840" w:rsidP="00393900">
      <w:pPr>
        <w:rPr>
          <w:ins w:id="510" w:author="tang chi" w:date="2022-09-23T15:42:00Z"/>
          <w:b/>
          <w:bCs/>
          <w:color w:val="000000" w:themeColor="text1"/>
          <w:szCs w:val="21"/>
        </w:rPr>
      </w:pPr>
    </w:p>
    <w:p w14:paraId="13BFBE21" w14:textId="77777777" w:rsidR="00711840" w:rsidRDefault="00711840" w:rsidP="00393900">
      <w:pPr>
        <w:rPr>
          <w:ins w:id="511" w:author="tang chi" w:date="2022-09-23T15:42:00Z"/>
          <w:b/>
          <w:bCs/>
          <w:color w:val="000000" w:themeColor="text1"/>
          <w:szCs w:val="21"/>
        </w:rPr>
      </w:pPr>
    </w:p>
    <w:p w14:paraId="62A6BC97" w14:textId="77777777" w:rsidR="00711840" w:rsidRDefault="00711840" w:rsidP="00393900">
      <w:pPr>
        <w:rPr>
          <w:ins w:id="512" w:author="tang chi" w:date="2022-09-23T15:42:00Z"/>
          <w:b/>
          <w:bCs/>
          <w:color w:val="000000" w:themeColor="text1"/>
          <w:szCs w:val="21"/>
        </w:rPr>
      </w:pPr>
    </w:p>
    <w:p w14:paraId="0E521B87" w14:textId="77777777" w:rsidR="00711840" w:rsidRDefault="00711840" w:rsidP="00393900">
      <w:pPr>
        <w:rPr>
          <w:ins w:id="513" w:author="tang chi" w:date="2022-09-23T15:42:00Z"/>
          <w:b/>
          <w:bCs/>
          <w:color w:val="000000" w:themeColor="text1"/>
          <w:szCs w:val="21"/>
        </w:rPr>
      </w:pPr>
    </w:p>
    <w:p w14:paraId="5AF3E76F" w14:textId="77777777" w:rsidR="00711840" w:rsidRDefault="00711840" w:rsidP="00393900">
      <w:pPr>
        <w:rPr>
          <w:ins w:id="514" w:author="tang chi" w:date="2022-09-23T15:42:00Z"/>
          <w:b/>
          <w:bCs/>
          <w:color w:val="000000" w:themeColor="text1"/>
          <w:szCs w:val="21"/>
        </w:rPr>
      </w:pPr>
    </w:p>
    <w:p w14:paraId="2D475960" w14:textId="77777777" w:rsidR="00711840" w:rsidRDefault="00711840" w:rsidP="00393900">
      <w:pPr>
        <w:rPr>
          <w:ins w:id="515" w:author="tang chi" w:date="2022-09-23T15:42:00Z"/>
          <w:b/>
          <w:bCs/>
          <w:color w:val="000000" w:themeColor="text1"/>
          <w:szCs w:val="21"/>
        </w:rPr>
      </w:pPr>
    </w:p>
    <w:p w14:paraId="1BC0D86B" w14:textId="77777777" w:rsidR="00711840" w:rsidRDefault="00711840" w:rsidP="00393900">
      <w:pPr>
        <w:rPr>
          <w:ins w:id="516" w:author="tang chi" w:date="2022-09-23T15:42:00Z"/>
          <w:b/>
          <w:bCs/>
          <w:color w:val="000000" w:themeColor="text1"/>
          <w:szCs w:val="21"/>
        </w:rPr>
      </w:pPr>
    </w:p>
    <w:p w14:paraId="0DB26536" w14:textId="77777777" w:rsidR="00711840" w:rsidRDefault="00711840" w:rsidP="00393900">
      <w:pPr>
        <w:rPr>
          <w:ins w:id="517" w:author="tang chi" w:date="2022-09-23T15:42:00Z"/>
          <w:b/>
          <w:bCs/>
          <w:color w:val="000000" w:themeColor="text1"/>
          <w:szCs w:val="21"/>
        </w:rPr>
      </w:pPr>
    </w:p>
    <w:p w14:paraId="5703C62B" w14:textId="77777777" w:rsidR="00711840" w:rsidRDefault="00711840" w:rsidP="00393900">
      <w:pPr>
        <w:rPr>
          <w:ins w:id="518" w:author="tang chi" w:date="2022-09-23T15:42:00Z"/>
          <w:b/>
          <w:bCs/>
          <w:color w:val="000000" w:themeColor="text1"/>
          <w:szCs w:val="21"/>
        </w:rPr>
      </w:pPr>
    </w:p>
    <w:p w14:paraId="23F12F55" w14:textId="77777777" w:rsidR="00711840" w:rsidRDefault="00711840" w:rsidP="00393900">
      <w:pPr>
        <w:rPr>
          <w:ins w:id="519" w:author="tang chi" w:date="2022-09-23T15:42:00Z"/>
          <w:b/>
          <w:bCs/>
          <w:color w:val="000000" w:themeColor="text1"/>
          <w:szCs w:val="21"/>
        </w:rPr>
      </w:pPr>
    </w:p>
    <w:p w14:paraId="17D194A4" w14:textId="77777777" w:rsidR="00711840" w:rsidRDefault="00711840" w:rsidP="00393900">
      <w:pPr>
        <w:rPr>
          <w:ins w:id="520" w:author="tang chi" w:date="2022-09-23T15:42:00Z"/>
          <w:b/>
          <w:bCs/>
          <w:color w:val="000000" w:themeColor="text1"/>
          <w:szCs w:val="21"/>
        </w:rPr>
      </w:pPr>
    </w:p>
    <w:p w14:paraId="5B425AC1" w14:textId="77777777" w:rsidR="00711840" w:rsidRDefault="00711840" w:rsidP="00393900">
      <w:pPr>
        <w:rPr>
          <w:ins w:id="521" w:author="tang chi" w:date="2022-09-23T15:42:00Z"/>
          <w:b/>
          <w:bCs/>
          <w:color w:val="000000" w:themeColor="text1"/>
          <w:szCs w:val="21"/>
        </w:rPr>
      </w:pPr>
    </w:p>
    <w:p w14:paraId="792EBA64" w14:textId="77777777" w:rsidR="00711840" w:rsidRDefault="00711840" w:rsidP="00393900">
      <w:pPr>
        <w:rPr>
          <w:ins w:id="522" w:author="tang chi" w:date="2022-09-23T15:42:00Z"/>
          <w:b/>
          <w:bCs/>
          <w:color w:val="000000" w:themeColor="text1"/>
          <w:szCs w:val="21"/>
        </w:rPr>
      </w:pPr>
    </w:p>
    <w:p w14:paraId="52CA2166" w14:textId="77777777" w:rsidR="00711840" w:rsidRDefault="00711840" w:rsidP="00393900">
      <w:pPr>
        <w:rPr>
          <w:b/>
          <w:bCs/>
          <w:color w:val="000000" w:themeColor="text1"/>
          <w:szCs w:val="21"/>
        </w:rPr>
      </w:pPr>
    </w:p>
    <w:tbl>
      <w:tblPr>
        <w:tblStyle w:val="a4"/>
        <w:tblW w:w="96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4A0" w:firstRow="1" w:lastRow="0" w:firstColumn="1" w:lastColumn="0" w:noHBand="0" w:noVBand="1"/>
      </w:tblPr>
      <w:tblGrid>
        <w:gridCol w:w="1366"/>
        <w:gridCol w:w="1366"/>
        <w:gridCol w:w="1366"/>
        <w:gridCol w:w="1376"/>
        <w:gridCol w:w="1396"/>
        <w:gridCol w:w="1395"/>
        <w:gridCol w:w="1395"/>
      </w:tblGrid>
      <w:tr w:rsidR="00A3062D" w14:paraId="1DA4159C" w14:textId="77777777" w:rsidTr="00CB3F60">
        <w:trPr>
          <w:trHeight w:val="1417"/>
        </w:trPr>
        <w:tc>
          <w:tcPr>
            <w:tcW w:w="1366" w:type="dxa"/>
            <w:vAlign w:val="center"/>
          </w:tcPr>
          <w:p w14:paraId="6EC317F0" w14:textId="08A83BA5" w:rsidR="00A3062D" w:rsidRDefault="00A3062D" w:rsidP="001A677B">
            <w:pPr>
              <w:jc w:val="center"/>
              <w:rPr>
                <w:b/>
                <w:bCs/>
                <w:color w:val="000000" w:themeColor="text1"/>
                <w:szCs w:val="21"/>
              </w:rPr>
            </w:pPr>
            <w:r>
              <w:rPr>
                <w:rFonts w:hint="eastAsia"/>
                <w:b/>
                <w:bCs/>
                <w:noProof/>
                <w:color w:val="000000" w:themeColor="text1"/>
                <w:szCs w:val="21"/>
              </w:rPr>
              <w:drawing>
                <wp:inline distT="0" distB="0" distL="0" distR="0" wp14:anchorId="3904E855" wp14:editId="79E7CA89">
                  <wp:extent cx="864000" cy="864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64000" cy="864000"/>
                          </a:xfrm>
                          <a:prstGeom prst="rect">
                            <a:avLst/>
                          </a:prstGeom>
                        </pic:spPr>
                      </pic:pic>
                    </a:graphicData>
                  </a:graphic>
                </wp:inline>
              </w:drawing>
            </w:r>
          </w:p>
        </w:tc>
        <w:tc>
          <w:tcPr>
            <w:tcW w:w="1366" w:type="dxa"/>
            <w:vAlign w:val="center"/>
          </w:tcPr>
          <w:p w14:paraId="4D7A48CC" w14:textId="28236E09" w:rsidR="00A3062D" w:rsidRDefault="00A3062D" w:rsidP="00826453">
            <w:pPr>
              <w:jc w:val="center"/>
              <w:rPr>
                <w:b/>
                <w:bCs/>
                <w:color w:val="000000" w:themeColor="text1"/>
                <w:szCs w:val="21"/>
              </w:rPr>
            </w:pPr>
            <w:r>
              <w:rPr>
                <w:noProof/>
              </w:rPr>
              <w:drawing>
                <wp:inline distT="0" distB="0" distL="0" distR="0" wp14:anchorId="549E8F2C" wp14:editId="317DCEAB">
                  <wp:extent cx="864000" cy="864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64000" cy="864000"/>
                          </a:xfrm>
                          <a:prstGeom prst="rect">
                            <a:avLst/>
                          </a:prstGeom>
                          <a:noFill/>
                          <a:ln>
                            <a:noFill/>
                          </a:ln>
                        </pic:spPr>
                      </pic:pic>
                    </a:graphicData>
                  </a:graphic>
                </wp:inline>
              </w:drawing>
            </w:r>
          </w:p>
        </w:tc>
        <w:tc>
          <w:tcPr>
            <w:tcW w:w="1366" w:type="dxa"/>
            <w:vAlign w:val="center"/>
          </w:tcPr>
          <w:p w14:paraId="6747A8A0" w14:textId="7FA196D9" w:rsidR="00A3062D" w:rsidRDefault="00A3062D" w:rsidP="00560DD5">
            <w:pPr>
              <w:jc w:val="center"/>
              <w:rPr>
                <w:b/>
                <w:bCs/>
                <w:color w:val="000000" w:themeColor="text1"/>
                <w:szCs w:val="21"/>
              </w:rPr>
            </w:pPr>
            <w:r>
              <w:rPr>
                <w:rFonts w:hint="eastAsia"/>
                <w:b/>
                <w:bCs/>
                <w:noProof/>
                <w:color w:val="000000" w:themeColor="text1"/>
                <w:szCs w:val="21"/>
              </w:rPr>
              <w:drawing>
                <wp:inline distT="0" distB="0" distL="0" distR="0" wp14:anchorId="7524F3D2" wp14:editId="06C078D0">
                  <wp:extent cx="864000" cy="864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64000" cy="864000"/>
                          </a:xfrm>
                          <a:prstGeom prst="rect">
                            <a:avLst/>
                          </a:prstGeom>
                        </pic:spPr>
                      </pic:pic>
                    </a:graphicData>
                  </a:graphic>
                </wp:inline>
              </w:drawing>
            </w:r>
          </w:p>
        </w:tc>
        <w:tc>
          <w:tcPr>
            <w:tcW w:w="1376" w:type="dxa"/>
            <w:vAlign w:val="center"/>
          </w:tcPr>
          <w:p w14:paraId="431CFF41" w14:textId="1B367E60" w:rsidR="00A3062D" w:rsidRDefault="00A3062D" w:rsidP="00A67183">
            <w:pPr>
              <w:jc w:val="center"/>
              <w:rPr>
                <w:b/>
                <w:bCs/>
                <w:color w:val="000000" w:themeColor="text1"/>
                <w:szCs w:val="21"/>
              </w:rPr>
            </w:pPr>
            <w:r>
              <w:rPr>
                <w:rFonts w:hint="eastAsia"/>
                <w:b/>
                <w:bCs/>
                <w:noProof/>
                <w:color w:val="000000" w:themeColor="text1"/>
                <w:szCs w:val="21"/>
              </w:rPr>
              <w:drawing>
                <wp:inline distT="0" distB="0" distL="0" distR="0" wp14:anchorId="149AE951" wp14:editId="6DB55498">
                  <wp:extent cx="864000" cy="864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referRelativeResize="0"/>
                        </pic:nvPicPr>
                        <pic:blipFill>
                          <a:blip r:embed="rId27" cstate="print">
                            <a:extLst>
                              <a:ext uri="{28A0092B-C50C-407E-A947-70E740481C1C}">
                                <a14:useLocalDpi xmlns:a14="http://schemas.microsoft.com/office/drawing/2010/main" val="0"/>
                              </a:ext>
                            </a:extLst>
                          </a:blip>
                          <a:stretch>
                            <a:fillRect/>
                          </a:stretch>
                        </pic:blipFill>
                        <pic:spPr>
                          <a:xfrm>
                            <a:off x="0" y="0"/>
                            <a:ext cx="864000" cy="864000"/>
                          </a:xfrm>
                          <a:prstGeom prst="rect">
                            <a:avLst/>
                          </a:prstGeom>
                        </pic:spPr>
                      </pic:pic>
                    </a:graphicData>
                  </a:graphic>
                </wp:inline>
              </w:drawing>
            </w:r>
          </w:p>
        </w:tc>
        <w:tc>
          <w:tcPr>
            <w:tcW w:w="1396" w:type="dxa"/>
            <w:vAlign w:val="center"/>
          </w:tcPr>
          <w:p w14:paraId="4A79477D" w14:textId="4D255164" w:rsidR="00A3062D" w:rsidRDefault="00A3062D" w:rsidP="009F5B18">
            <w:pPr>
              <w:jc w:val="center"/>
              <w:rPr>
                <w:b/>
                <w:bCs/>
                <w:color w:val="000000" w:themeColor="text1"/>
                <w:szCs w:val="21"/>
              </w:rPr>
            </w:pPr>
            <w:r>
              <w:rPr>
                <w:rFonts w:hint="eastAsia"/>
                <w:b/>
                <w:bCs/>
                <w:noProof/>
                <w:color w:val="000000" w:themeColor="text1"/>
                <w:szCs w:val="21"/>
              </w:rPr>
              <w:drawing>
                <wp:inline distT="0" distB="0" distL="0" distR="0" wp14:anchorId="2BB04A49" wp14:editId="3618CB85">
                  <wp:extent cx="918000" cy="864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referRelativeResize="0"/>
                        </pic:nvPicPr>
                        <pic:blipFill>
                          <a:blip r:embed="rId28" cstate="print">
                            <a:extLst>
                              <a:ext uri="{28A0092B-C50C-407E-A947-70E740481C1C}">
                                <a14:useLocalDpi xmlns:a14="http://schemas.microsoft.com/office/drawing/2010/main" val="0"/>
                              </a:ext>
                            </a:extLst>
                          </a:blip>
                          <a:stretch>
                            <a:fillRect/>
                          </a:stretch>
                        </pic:blipFill>
                        <pic:spPr>
                          <a:xfrm>
                            <a:off x="0" y="0"/>
                            <a:ext cx="918000" cy="864000"/>
                          </a:xfrm>
                          <a:prstGeom prst="rect">
                            <a:avLst/>
                          </a:prstGeom>
                        </pic:spPr>
                      </pic:pic>
                    </a:graphicData>
                  </a:graphic>
                </wp:inline>
              </w:drawing>
            </w:r>
          </w:p>
        </w:tc>
        <w:tc>
          <w:tcPr>
            <w:tcW w:w="1395" w:type="dxa"/>
            <w:vAlign w:val="center"/>
          </w:tcPr>
          <w:p w14:paraId="29B86F50" w14:textId="65B3A968" w:rsidR="00A3062D" w:rsidRDefault="00A3062D" w:rsidP="001343AF">
            <w:pPr>
              <w:jc w:val="center"/>
              <w:rPr>
                <w:b/>
                <w:bCs/>
                <w:color w:val="000000" w:themeColor="text1"/>
                <w:szCs w:val="21"/>
              </w:rPr>
            </w:pPr>
            <w:r>
              <w:rPr>
                <w:rFonts w:hint="eastAsia"/>
                <w:b/>
                <w:bCs/>
                <w:noProof/>
                <w:color w:val="000000" w:themeColor="text1"/>
                <w:szCs w:val="21"/>
              </w:rPr>
              <w:drawing>
                <wp:inline distT="0" distB="0" distL="0" distR="0" wp14:anchorId="3876E0FC" wp14:editId="68397E7E">
                  <wp:extent cx="864000" cy="864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64000" cy="864000"/>
                          </a:xfrm>
                          <a:prstGeom prst="rect">
                            <a:avLst/>
                          </a:prstGeom>
                        </pic:spPr>
                      </pic:pic>
                    </a:graphicData>
                  </a:graphic>
                </wp:inline>
              </w:drawing>
            </w:r>
          </w:p>
        </w:tc>
        <w:tc>
          <w:tcPr>
            <w:tcW w:w="1395" w:type="dxa"/>
            <w:vAlign w:val="center"/>
          </w:tcPr>
          <w:p w14:paraId="23930EEE" w14:textId="57C9379A" w:rsidR="00A3062D" w:rsidRDefault="00A3062D" w:rsidP="00EE4B59">
            <w:pPr>
              <w:jc w:val="center"/>
              <w:rPr>
                <w:b/>
                <w:bCs/>
                <w:color w:val="000000" w:themeColor="text1"/>
                <w:szCs w:val="21"/>
              </w:rPr>
            </w:pPr>
            <w:r>
              <w:rPr>
                <w:rFonts w:hint="eastAsia"/>
                <w:b/>
                <w:bCs/>
                <w:noProof/>
                <w:color w:val="000000" w:themeColor="text1"/>
                <w:szCs w:val="21"/>
              </w:rPr>
              <w:drawing>
                <wp:inline distT="0" distB="0" distL="0" distR="0" wp14:anchorId="5D66F60C" wp14:editId="320FF7CA">
                  <wp:extent cx="864000" cy="8640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referRelativeResize="0"/>
                        </pic:nvPicPr>
                        <pic:blipFill>
                          <a:blip r:embed="rId30" cstate="print">
                            <a:extLst>
                              <a:ext uri="{28A0092B-C50C-407E-A947-70E740481C1C}">
                                <a14:useLocalDpi xmlns:a14="http://schemas.microsoft.com/office/drawing/2010/main" val="0"/>
                              </a:ext>
                            </a:extLst>
                          </a:blip>
                          <a:stretch>
                            <a:fillRect/>
                          </a:stretch>
                        </pic:blipFill>
                        <pic:spPr>
                          <a:xfrm>
                            <a:off x="0" y="0"/>
                            <a:ext cx="864000" cy="864000"/>
                          </a:xfrm>
                          <a:prstGeom prst="rect">
                            <a:avLst/>
                          </a:prstGeom>
                        </pic:spPr>
                      </pic:pic>
                    </a:graphicData>
                  </a:graphic>
                </wp:inline>
              </w:drawing>
            </w:r>
          </w:p>
        </w:tc>
      </w:tr>
      <w:tr w:rsidR="00A3062D" w14:paraId="72473C85" w14:textId="77777777" w:rsidTr="00CB3F60">
        <w:trPr>
          <w:trHeight w:val="1417"/>
        </w:trPr>
        <w:tc>
          <w:tcPr>
            <w:tcW w:w="1366" w:type="dxa"/>
            <w:vAlign w:val="center"/>
          </w:tcPr>
          <w:p w14:paraId="3ADDBC1E" w14:textId="0C0134B5" w:rsidR="00A3062D" w:rsidRDefault="00A3062D" w:rsidP="001A677B">
            <w:pPr>
              <w:jc w:val="center"/>
              <w:rPr>
                <w:b/>
                <w:bCs/>
                <w:color w:val="000000" w:themeColor="text1"/>
                <w:szCs w:val="21"/>
              </w:rPr>
            </w:pPr>
            <w:r>
              <w:rPr>
                <w:rFonts w:hint="eastAsia"/>
                <w:b/>
                <w:bCs/>
                <w:noProof/>
                <w:color w:val="000000" w:themeColor="text1"/>
                <w:szCs w:val="21"/>
              </w:rPr>
              <w:drawing>
                <wp:inline distT="0" distB="0" distL="0" distR="0" wp14:anchorId="254FB5F5" wp14:editId="3DD69591">
                  <wp:extent cx="864000" cy="864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referRelativeResize="0"/>
                        </pic:nvPicPr>
                        <pic:blipFill>
                          <a:blip r:embed="rId31" cstate="print">
                            <a:extLst>
                              <a:ext uri="{28A0092B-C50C-407E-A947-70E740481C1C}">
                                <a14:useLocalDpi xmlns:a14="http://schemas.microsoft.com/office/drawing/2010/main" val="0"/>
                              </a:ext>
                            </a:extLst>
                          </a:blip>
                          <a:stretch>
                            <a:fillRect/>
                          </a:stretch>
                        </pic:blipFill>
                        <pic:spPr>
                          <a:xfrm>
                            <a:off x="0" y="0"/>
                            <a:ext cx="864000" cy="864000"/>
                          </a:xfrm>
                          <a:prstGeom prst="rect">
                            <a:avLst/>
                          </a:prstGeom>
                        </pic:spPr>
                      </pic:pic>
                    </a:graphicData>
                  </a:graphic>
                </wp:inline>
              </w:drawing>
            </w:r>
          </w:p>
        </w:tc>
        <w:tc>
          <w:tcPr>
            <w:tcW w:w="1366" w:type="dxa"/>
            <w:vAlign w:val="center"/>
          </w:tcPr>
          <w:p w14:paraId="67869872" w14:textId="7EB6595F" w:rsidR="00A3062D" w:rsidRDefault="00A3062D" w:rsidP="001D59FD">
            <w:pPr>
              <w:jc w:val="center"/>
              <w:rPr>
                <w:b/>
                <w:bCs/>
                <w:color w:val="000000" w:themeColor="text1"/>
                <w:szCs w:val="21"/>
              </w:rPr>
            </w:pPr>
            <w:r>
              <w:rPr>
                <w:noProof/>
              </w:rPr>
              <w:drawing>
                <wp:inline distT="0" distB="0" distL="0" distR="0" wp14:anchorId="3F2B135D" wp14:editId="72CA59D8">
                  <wp:extent cx="864000" cy="864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64000" cy="864000"/>
                          </a:xfrm>
                          <a:prstGeom prst="rect">
                            <a:avLst/>
                          </a:prstGeom>
                          <a:noFill/>
                          <a:ln>
                            <a:noFill/>
                          </a:ln>
                        </pic:spPr>
                      </pic:pic>
                    </a:graphicData>
                  </a:graphic>
                </wp:inline>
              </w:drawing>
            </w:r>
          </w:p>
        </w:tc>
        <w:tc>
          <w:tcPr>
            <w:tcW w:w="1366" w:type="dxa"/>
            <w:vAlign w:val="center"/>
          </w:tcPr>
          <w:p w14:paraId="31934D8B" w14:textId="6DBB490C" w:rsidR="00A3062D" w:rsidRDefault="00A3062D" w:rsidP="00041D84">
            <w:pPr>
              <w:jc w:val="center"/>
              <w:rPr>
                <w:b/>
                <w:bCs/>
                <w:color w:val="000000" w:themeColor="text1"/>
                <w:szCs w:val="21"/>
              </w:rPr>
            </w:pPr>
            <w:r>
              <w:rPr>
                <w:rFonts w:hint="eastAsia"/>
                <w:b/>
                <w:bCs/>
                <w:noProof/>
                <w:color w:val="000000" w:themeColor="text1"/>
                <w:szCs w:val="21"/>
              </w:rPr>
              <w:drawing>
                <wp:inline distT="0" distB="0" distL="0" distR="0" wp14:anchorId="44EE5156" wp14:editId="202DD633">
                  <wp:extent cx="864000" cy="864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referRelativeResize="0"/>
                        </pic:nvPicPr>
                        <pic:blipFill>
                          <a:blip r:embed="rId33" cstate="print">
                            <a:extLst>
                              <a:ext uri="{28A0092B-C50C-407E-A947-70E740481C1C}">
                                <a14:useLocalDpi xmlns:a14="http://schemas.microsoft.com/office/drawing/2010/main" val="0"/>
                              </a:ext>
                            </a:extLst>
                          </a:blip>
                          <a:stretch>
                            <a:fillRect/>
                          </a:stretch>
                        </pic:blipFill>
                        <pic:spPr>
                          <a:xfrm>
                            <a:off x="0" y="0"/>
                            <a:ext cx="864000" cy="864000"/>
                          </a:xfrm>
                          <a:prstGeom prst="rect">
                            <a:avLst/>
                          </a:prstGeom>
                        </pic:spPr>
                      </pic:pic>
                    </a:graphicData>
                  </a:graphic>
                </wp:inline>
              </w:drawing>
            </w:r>
          </w:p>
        </w:tc>
        <w:tc>
          <w:tcPr>
            <w:tcW w:w="1376" w:type="dxa"/>
            <w:vAlign w:val="center"/>
          </w:tcPr>
          <w:p w14:paraId="7B129832" w14:textId="5B0AFF94" w:rsidR="00A3062D" w:rsidRDefault="00A3062D" w:rsidP="00FE7AAF">
            <w:pPr>
              <w:jc w:val="center"/>
              <w:rPr>
                <w:b/>
                <w:bCs/>
                <w:color w:val="000000" w:themeColor="text1"/>
                <w:szCs w:val="21"/>
              </w:rPr>
            </w:pPr>
            <w:r>
              <w:rPr>
                <w:rFonts w:hint="eastAsia"/>
                <w:b/>
                <w:bCs/>
                <w:noProof/>
                <w:color w:val="000000" w:themeColor="text1"/>
                <w:szCs w:val="21"/>
              </w:rPr>
              <w:drawing>
                <wp:inline distT="0" distB="0" distL="0" distR="0" wp14:anchorId="4FFBAC67" wp14:editId="3D957DDA">
                  <wp:extent cx="864000" cy="864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referRelativeResize="0"/>
                        </pic:nvPicPr>
                        <pic:blipFill>
                          <a:blip r:embed="rId34" cstate="print">
                            <a:extLst>
                              <a:ext uri="{28A0092B-C50C-407E-A947-70E740481C1C}">
                                <a14:useLocalDpi xmlns:a14="http://schemas.microsoft.com/office/drawing/2010/main" val="0"/>
                              </a:ext>
                            </a:extLst>
                          </a:blip>
                          <a:stretch>
                            <a:fillRect/>
                          </a:stretch>
                        </pic:blipFill>
                        <pic:spPr>
                          <a:xfrm>
                            <a:off x="0" y="0"/>
                            <a:ext cx="864000" cy="864000"/>
                          </a:xfrm>
                          <a:prstGeom prst="rect">
                            <a:avLst/>
                          </a:prstGeom>
                        </pic:spPr>
                      </pic:pic>
                    </a:graphicData>
                  </a:graphic>
                </wp:inline>
              </w:drawing>
            </w:r>
          </w:p>
        </w:tc>
        <w:tc>
          <w:tcPr>
            <w:tcW w:w="1396" w:type="dxa"/>
            <w:vAlign w:val="center"/>
          </w:tcPr>
          <w:p w14:paraId="1365BA0A" w14:textId="714B43F3" w:rsidR="00A3062D" w:rsidRDefault="00A3062D" w:rsidP="00783E17">
            <w:pPr>
              <w:jc w:val="center"/>
              <w:rPr>
                <w:b/>
                <w:bCs/>
                <w:color w:val="000000" w:themeColor="text1"/>
                <w:szCs w:val="21"/>
              </w:rPr>
            </w:pPr>
            <w:r>
              <w:rPr>
                <w:rFonts w:hint="eastAsia"/>
                <w:b/>
                <w:bCs/>
                <w:noProof/>
                <w:color w:val="000000" w:themeColor="text1"/>
                <w:szCs w:val="21"/>
              </w:rPr>
              <w:drawing>
                <wp:inline distT="0" distB="0" distL="0" distR="0" wp14:anchorId="6F7AB6C3" wp14:editId="1DFBE21B">
                  <wp:extent cx="864000" cy="864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referRelativeResize="0"/>
                        </pic:nvPicPr>
                        <pic:blipFill>
                          <a:blip r:embed="rId35" cstate="print">
                            <a:extLst>
                              <a:ext uri="{28A0092B-C50C-407E-A947-70E740481C1C}">
                                <a14:useLocalDpi xmlns:a14="http://schemas.microsoft.com/office/drawing/2010/main" val="0"/>
                              </a:ext>
                            </a:extLst>
                          </a:blip>
                          <a:stretch>
                            <a:fillRect/>
                          </a:stretch>
                        </pic:blipFill>
                        <pic:spPr>
                          <a:xfrm>
                            <a:off x="0" y="0"/>
                            <a:ext cx="864000" cy="864000"/>
                          </a:xfrm>
                          <a:prstGeom prst="rect">
                            <a:avLst/>
                          </a:prstGeom>
                        </pic:spPr>
                      </pic:pic>
                    </a:graphicData>
                  </a:graphic>
                </wp:inline>
              </w:drawing>
            </w:r>
          </w:p>
        </w:tc>
        <w:tc>
          <w:tcPr>
            <w:tcW w:w="1395" w:type="dxa"/>
            <w:vAlign w:val="center"/>
          </w:tcPr>
          <w:p w14:paraId="409EDF7C" w14:textId="2F85A9B5" w:rsidR="00A3062D" w:rsidRDefault="00A3062D" w:rsidP="001343AF">
            <w:pPr>
              <w:jc w:val="center"/>
              <w:rPr>
                <w:b/>
                <w:bCs/>
                <w:color w:val="000000" w:themeColor="text1"/>
                <w:szCs w:val="21"/>
              </w:rPr>
            </w:pPr>
            <w:r>
              <w:rPr>
                <w:rFonts w:hint="eastAsia"/>
                <w:b/>
                <w:bCs/>
                <w:noProof/>
                <w:color w:val="000000" w:themeColor="text1"/>
                <w:szCs w:val="21"/>
              </w:rPr>
              <w:drawing>
                <wp:inline distT="0" distB="0" distL="0" distR="0" wp14:anchorId="35CC6257" wp14:editId="1D2F61A9">
                  <wp:extent cx="864000" cy="8640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referRelativeResize="0"/>
                        </pic:nvPicPr>
                        <pic:blipFill>
                          <a:blip r:embed="rId36" cstate="print">
                            <a:extLst>
                              <a:ext uri="{28A0092B-C50C-407E-A947-70E740481C1C}">
                                <a14:useLocalDpi xmlns:a14="http://schemas.microsoft.com/office/drawing/2010/main" val="0"/>
                              </a:ext>
                            </a:extLst>
                          </a:blip>
                          <a:stretch>
                            <a:fillRect/>
                          </a:stretch>
                        </pic:blipFill>
                        <pic:spPr>
                          <a:xfrm>
                            <a:off x="0" y="0"/>
                            <a:ext cx="864000" cy="864000"/>
                          </a:xfrm>
                          <a:prstGeom prst="rect">
                            <a:avLst/>
                          </a:prstGeom>
                        </pic:spPr>
                      </pic:pic>
                    </a:graphicData>
                  </a:graphic>
                </wp:inline>
              </w:drawing>
            </w:r>
          </w:p>
        </w:tc>
        <w:tc>
          <w:tcPr>
            <w:tcW w:w="1395" w:type="dxa"/>
            <w:vAlign w:val="center"/>
          </w:tcPr>
          <w:p w14:paraId="29F06753" w14:textId="38EA3566" w:rsidR="00A3062D" w:rsidRDefault="00A3062D" w:rsidP="00EE4B59">
            <w:pPr>
              <w:jc w:val="center"/>
              <w:rPr>
                <w:b/>
                <w:bCs/>
                <w:color w:val="000000" w:themeColor="text1"/>
                <w:szCs w:val="21"/>
              </w:rPr>
            </w:pPr>
            <w:r>
              <w:rPr>
                <w:rFonts w:hint="eastAsia"/>
                <w:b/>
                <w:bCs/>
                <w:noProof/>
                <w:color w:val="000000" w:themeColor="text1"/>
                <w:szCs w:val="21"/>
              </w:rPr>
              <w:drawing>
                <wp:inline distT="0" distB="0" distL="0" distR="0" wp14:anchorId="0C0F591C" wp14:editId="7CAF3120">
                  <wp:extent cx="864000" cy="864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preferRelativeResize="0"/>
                        </pic:nvPicPr>
                        <pic:blipFill>
                          <a:blip r:embed="rId37" cstate="print">
                            <a:extLst>
                              <a:ext uri="{28A0092B-C50C-407E-A947-70E740481C1C}">
                                <a14:useLocalDpi xmlns:a14="http://schemas.microsoft.com/office/drawing/2010/main" val="0"/>
                              </a:ext>
                            </a:extLst>
                          </a:blip>
                          <a:stretch>
                            <a:fillRect/>
                          </a:stretch>
                        </pic:blipFill>
                        <pic:spPr>
                          <a:xfrm>
                            <a:off x="0" y="0"/>
                            <a:ext cx="864000" cy="864000"/>
                          </a:xfrm>
                          <a:prstGeom prst="rect">
                            <a:avLst/>
                          </a:prstGeom>
                        </pic:spPr>
                      </pic:pic>
                    </a:graphicData>
                  </a:graphic>
                </wp:inline>
              </w:drawing>
            </w:r>
          </w:p>
        </w:tc>
      </w:tr>
      <w:tr w:rsidR="00A3062D" w14:paraId="2E0E6CB8" w14:textId="77777777" w:rsidTr="00CB3F60">
        <w:trPr>
          <w:trHeight w:val="1417"/>
        </w:trPr>
        <w:tc>
          <w:tcPr>
            <w:tcW w:w="1366" w:type="dxa"/>
            <w:vAlign w:val="center"/>
          </w:tcPr>
          <w:p w14:paraId="31E9A072" w14:textId="5E3AF537" w:rsidR="00A3062D" w:rsidRDefault="00A3062D" w:rsidP="00B460BB">
            <w:pPr>
              <w:jc w:val="center"/>
              <w:rPr>
                <w:b/>
                <w:bCs/>
                <w:color w:val="000000" w:themeColor="text1"/>
                <w:szCs w:val="21"/>
              </w:rPr>
            </w:pPr>
            <w:r>
              <w:rPr>
                <w:rFonts w:hint="eastAsia"/>
                <w:b/>
                <w:bCs/>
                <w:noProof/>
                <w:color w:val="000000" w:themeColor="text1"/>
                <w:szCs w:val="21"/>
              </w:rPr>
              <w:drawing>
                <wp:inline distT="0" distB="0" distL="0" distR="0" wp14:anchorId="16DE3119" wp14:editId="173E5B5D">
                  <wp:extent cx="864000" cy="864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referRelativeResize="0"/>
                        </pic:nvPicPr>
                        <pic:blipFill>
                          <a:blip r:embed="rId38" cstate="print">
                            <a:extLst>
                              <a:ext uri="{28A0092B-C50C-407E-A947-70E740481C1C}">
                                <a14:useLocalDpi xmlns:a14="http://schemas.microsoft.com/office/drawing/2010/main" val="0"/>
                              </a:ext>
                            </a:extLst>
                          </a:blip>
                          <a:stretch>
                            <a:fillRect/>
                          </a:stretch>
                        </pic:blipFill>
                        <pic:spPr>
                          <a:xfrm>
                            <a:off x="0" y="0"/>
                            <a:ext cx="864000" cy="864000"/>
                          </a:xfrm>
                          <a:prstGeom prst="rect">
                            <a:avLst/>
                          </a:prstGeom>
                        </pic:spPr>
                      </pic:pic>
                    </a:graphicData>
                  </a:graphic>
                </wp:inline>
              </w:drawing>
            </w:r>
          </w:p>
        </w:tc>
        <w:tc>
          <w:tcPr>
            <w:tcW w:w="1366" w:type="dxa"/>
            <w:vAlign w:val="center"/>
          </w:tcPr>
          <w:p w14:paraId="6ABCFF11" w14:textId="576FE580" w:rsidR="00A3062D" w:rsidRDefault="00A3062D" w:rsidP="00340403">
            <w:pPr>
              <w:jc w:val="center"/>
              <w:rPr>
                <w:b/>
                <w:bCs/>
                <w:color w:val="000000" w:themeColor="text1"/>
                <w:szCs w:val="21"/>
              </w:rPr>
            </w:pPr>
            <w:r>
              <w:rPr>
                <w:noProof/>
              </w:rPr>
              <w:drawing>
                <wp:inline distT="0" distB="0" distL="0" distR="0" wp14:anchorId="1559A0E0" wp14:editId="15DE28BB">
                  <wp:extent cx="864000" cy="864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64000" cy="864000"/>
                          </a:xfrm>
                          <a:prstGeom prst="rect">
                            <a:avLst/>
                          </a:prstGeom>
                          <a:noFill/>
                          <a:ln>
                            <a:noFill/>
                          </a:ln>
                        </pic:spPr>
                      </pic:pic>
                    </a:graphicData>
                  </a:graphic>
                </wp:inline>
              </w:drawing>
            </w:r>
          </w:p>
        </w:tc>
        <w:tc>
          <w:tcPr>
            <w:tcW w:w="1366" w:type="dxa"/>
            <w:vAlign w:val="center"/>
          </w:tcPr>
          <w:p w14:paraId="6F921E38" w14:textId="5053EA67" w:rsidR="00A3062D" w:rsidRDefault="00A3062D" w:rsidP="00834452">
            <w:pPr>
              <w:jc w:val="center"/>
              <w:rPr>
                <w:b/>
                <w:bCs/>
                <w:color w:val="000000" w:themeColor="text1"/>
                <w:szCs w:val="21"/>
              </w:rPr>
            </w:pPr>
            <w:r>
              <w:rPr>
                <w:rFonts w:hint="eastAsia"/>
                <w:b/>
                <w:bCs/>
                <w:noProof/>
                <w:color w:val="000000" w:themeColor="text1"/>
                <w:szCs w:val="21"/>
              </w:rPr>
              <w:drawing>
                <wp:inline distT="0" distB="0" distL="0" distR="0" wp14:anchorId="3E545EBD" wp14:editId="7895CE38">
                  <wp:extent cx="864000" cy="864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referRelativeResize="0"/>
                        </pic:nvPicPr>
                        <pic:blipFill>
                          <a:blip r:embed="rId40" cstate="print">
                            <a:extLst>
                              <a:ext uri="{28A0092B-C50C-407E-A947-70E740481C1C}">
                                <a14:useLocalDpi xmlns:a14="http://schemas.microsoft.com/office/drawing/2010/main" val="0"/>
                              </a:ext>
                            </a:extLst>
                          </a:blip>
                          <a:stretch>
                            <a:fillRect/>
                          </a:stretch>
                        </pic:blipFill>
                        <pic:spPr>
                          <a:xfrm>
                            <a:off x="0" y="0"/>
                            <a:ext cx="864000" cy="864000"/>
                          </a:xfrm>
                          <a:prstGeom prst="rect">
                            <a:avLst/>
                          </a:prstGeom>
                        </pic:spPr>
                      </pic:pic>
                    </a:graphicData>
                  </a:graphic>
                </wp:inline>
              </w:drawing>
            </w:r>
          </w:p>
        </w:tc>
        <w:tc>
          <w:tcPr>
            <w:tcW w:w="1376" w:type="dxa"/>
            <w:vAlign w:val="center"/>
          </w:tcPr>
          <w:p w14:paraId="539E2B86" w14:textId="343460D1" w:rsidR="00A3062D" w:rsidRDefault="00A3062D" w:rsidP="00E01EB5">
            <w:pPr>
              <w:jc w:val="center"/>
              <w:rPr>
                <w:b/>
                <w:bCs/>
                <w:color w:val="000000" w:themeColor="text1"/>
                <w:szCs w:val="21"/>
              </w:rPr>
            </w:pPr>
            <w:r>
              <w:rPr>
                <w:rFonts w:hint="eastAsia"/>
                <w:b/>
                <w:bCs/>
                <w:noProof/>
                <w:color w:val="000000" w:themeColor="text1"/>
                <w:szCs w:val="21"/>
              </w:rPr>
              <w:drawing>
                <wp:inline distT="0" distB="0" distL="0" distR="0" wp14:anchorId="5872F9B5" wp14:editId="18C14F9B">
                  <wp:extent cx="864000" cy="864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referRelativeResize="0"/>
                        </pic:nvPicPr>
                        <pic:blipFill>
                          <a:blip r:embed="rId41" cstate="print">
                            <a:extLst>
                              <a:ext uri="{28A0092B-C50C-407E-A947-70E740481C1C}">
                                <a14:useLocalDpi xmlns:a14="http://schemas.microsoft.com/office/drawing/2010/main" val="0"/>
                              </a:ext>
                            </a:extLst>
                          </a:blip>
                          <a:stretch>
                            <a:fillRect/>
                          </a:stretch>
                        </pic:blipFill>
                        <pic:spPr>
                          <a:xfrm>
                            <a:off x="0" y="0"/>
                            <a:ext cx="864000" cy="864000"/>
                          </a:xfrm>
                          <a:prstGeom prst="rect">
                            <a:avLst/>
                          </a:prstGeom>
                        </pic:spPr>
                      </pic:pic>
                    </a:graphicData>
                  </a:graphic>
                </wp:inline>
              </w:drawing>
            </w:r>
          </w:p>
        </w:tc>
        <w:tc>
          <w:tcPr>
            <w:tcW w:w="1396" w:type="dxa"/>
            <w:vAlign w:val="center"/>
          </w:tcPr>
          <w:p w14:paraId="75F8A425" w14:textId="5633E1E6" w:rsidR="00A3062D" w:rsidRDefault="00A3062D" w:rsidP="00534D25">
            <w:pPr>
              <w:jc w:val="center"/>
              <w:rPr>
                <w:b/>
                <w:bCs/>
                <w:color w:val="000000" w:themeColor="text1"/>
                <w:szCs w:val="21"/>
              </w:rPr>
            </w:pPr>
            <w:r>
              <w:rPr>
                <w:rFonts w:hint="eastAsia"/>
                <w:b/>
                <w:bCs/>
                <w:noProof/>
                <w:color w:val="000000" w:themeColor="text1"/>
                <w:szCs w:val="21"/>
              </w:rPr>
              <w:drawing>
                <wp:inline distT="0" distB="0" distL="0" distR="0" wp14:anchorId="1F6E0687" wp14:editId="151EEB4B">
                  <wp:extent cx="864000" cy="864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referRelativeResize="0"/>
                        </pic:nvPicPr>
                        <pic:blipFill>
                          <a:blip r:embed="rId42" cstate="print">
                            <a:extLst>
                              <a:ext uri="{28A0092B-C50C-407E-A947-70E740481C1C}">
                                <a14:useLocalDpi xmlns:a14="http://schemas.microsoft.com/office/drawing/2010/main" val="0"/>
                              </a:ext>
                            </a:extLst>
                          </a:blip>
                          <a:stretch>
                            <a:fillRect/>
                          </a:stretch>
                        </pic:blipFill>
                        <pic:spPr>
                          <a:xfrm>
                            <a:off x="0" y="0"/>
                            <a:ext cx="864000" cy="864000"/>
                          </a:xfrm>
                          <a:prstGeom prst="rect">
                            <a:avLst/>
                          </a:prstGeom>
                        </pic:spPr>
                      </pic:pic>
                    </a:graphicData>
                  </a:graphic>
                </wp:inline>
              </w:drawing>
            </w:r>
          </w:p>
        </w:tc>
        <w:tc>
          <w:tcPr>
            <w:tcW w:w="1395" w:type="dxa"/>
            <w:vAlign w:val="center"/>
          </w:tcPr>
          <w:p w14:paraId="5EBE11EE" w14:textId="3696A2F0" w:rsidR="00A3062D" w:rsidRDefault="00A3062D" w:rsidP="00910265">
            <w:pPr>
              <w:jc w:val="center"/>
              <w:rPr>
                <w:b/>
                <w:bCs/>
                <w:color w:val="000000" w:themeColor="text1"/>
                <w:szCs w:val="21"/>
              </w:rPr>
            </w:pPr>
            <w:r>
              <w:rPr>
                <w:rFonts w:hint="eastAsia"/>
                <w:b/>
                <w:bCs/>
                <w:noProof/>
                <w:color w:val="000000" w:themeColor="text1"/>
                <w:szCs w:val="21"/>
              </w:rPr>
              <w:drawing>
                <wp:inline distT="0" distB="0" distL="0" distR="0" wp14:anchorId="4BF59D17" wp14:editId="3666FAB2">
                  <wp:extent cx="864000" cy="864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referRelativeResize="0"/>
                        </pic:nvPicPr>
                        <pic:blipFill>
                          <a:blip r:embed="rId43" cstate="print">
                            <a:extLst>
                              <a:ext uri="{28A0092B-C50C-407E-A947-70E740481C1C}">
                                <a14:useLocalDpi xmlns:a14="http://schemas.microsoft.com/office/drawing/2010/main" val="0"/>
                              </a:ext>
                            </a:extLst>
                          </a:blip>
                          <a:stretch>
                            <a:fillRect/>
                          </a:stretch>
                        </pic:blipFill>
                        <pic:spPr>
                          <a:xfrm>
                            <a:off x="0" y="0"/>
                            <a:ext cx="864000" cy="864000"/>
                          </a:xfrm>
                          <a:prstGeom prst="rect">
                            <a:avLst/>
                          </a:prstGeom>
                        </pic:spPr>
                      </pic:pic>
                    </a:graphicData>
                  </a:graphic>
                </wp:inline>
              </w:drawing>
            </w:r>
          </w:p>
        </w:tc>
        <w:tc>
          <w:tcPr>
            <w:tcW w:w="1395" w:type="dxa"/>
            <w:vAlign w:val="center"/>
          </w:tcPr>
          <w:p w14:paraId="3CC2C648" w14:textId="2617F97C" w:rsidR="00A3062D" w:rsidRDefault="00A3062D" w:rsidP="00EE4B59">
            <w:pPr>
              <w:jc w:val="center"/>
              <w:rPr>
                <w:b/>
                <w:bCs/>
                <w:color w:val="000000" w:themeColor="text1"/>
                <w:szCs w:val="21"/>
              </w:rPr>
            </w:pPr>
            <w:r>
              <w:rPr>
                <w:rFonts w:hint="eastAsia"/>
                <w:b/>
                <w:bCs/>
                <w:noProof/>
                <w:color w:val="000000" w:themeColor="text1"/>
                <w:szCs w:val="21"/>
              </w:rPr>
              <w:drawing>
                <wp:inline distT="0" distB="0" distL="0" distR="0" wp14:anchorId="00CAC35F" wp14:editId="15AA4E21">
                  <wp:extent cx="864000" cy="864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referRelativeResize="0"/>
                        </pic:nvPicPr>
                        <pic:blipFill>
                          <a:blip r:embed="rId44" cstate="print">
                            <a:extLst>
                              <a:ext uri="{28A0092B-C50C-407E-A947-70E740481C1C}">
                                <a14:useLocalDpi xmlns:a14="http://schemas.microsoft.com/office/drawing/2010/main" val="0"/>
                              </a:ext>
                            </a:extLst>
                          </a:blip>
                          <a:stretch>
                            <a:fillRect/>
                          </a:stretch>
                        </pic:blipFill>
                        <pic:spPr>
                          <a:xfrm>
                            <a:off x="0" y="0"/>
                            <a:ext cx="864000" cy="864000"/>
                          </a:xfrm>
                          <a:prstGeom prst="rect">
                            <a:avLst/>
                          </a:prstGeom>
                        </pic:spPr>
                      </pic:pic>
                    </a:graphicData>
                  </a:graphic>
                </wp:inline>
              </w:drawing>
            </w:r>
          </w:p>
        </w:tc>
      </w:tr>
      <w:tr w:rsidR="00A3062D" w14:paraId="12A80B9F" w14:textId="77777777" w:rsidTr="00CB3F60">
        <w:trPr>
          <w:trHeight w:val="1417"/>
        </w:trPr>
        <w:tc>
          <w:tcPr>
            <w:tcW w:w="1366" w:type="dxa"/>
            <w:vAlign w:val="center"/>
          </w:tcPr>
          <w:p w14:paraId="7A6D92E0" w14:textId="2697662E" w:rsidR="00A3062D" w:rsidRDefault="00A3062D" w:rsidP="000F34C8">
            <w:pPr>
              <w:jc w:val="center"/>
              <w:rPr>
                <w:b/>
                <w:bCs/>
                <w:color w:val="000000" w:themeColor="text1"/>
                <w:szCs w:val="21"/>
              </w:rPr>
            </w:pPr>
            <w:r>
              <w:rPr>
                <w:rFonts w:hint="eastAsia"/>
                <w:b/>
                <w:bCs/>
                <w:noProof/>
                <w:color w:val="000000" w:themeColor="text1"/>
                <w:szCs w:val="21"/>
              </w:rPr>
              <w:drawing>
                <wp:inline distT="0" distB="0" distL="0" distR="0" wp14:anchorId="1937B639" wp14:editId="024F7381">
                  <wp:extent cx="864000" cy="864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referRelativeResize="0"/>
                        </pic:nvPicPr>
                        <pic:blipFill>
                          <a:blip r:embed="rId45" cstate="print">
                            <a:extLst>
                              <a:ext uri="{28A0092B-C50C-407E-A947-70E740481C1C}">
                                <a14:useLocalDpi xmlns:a14="http://schemas.microsoft.com/office/drawing/2010/main" val="0"/>
                              </a:ext>
                            </a:extLst>
                          </a:blip>
                          <a:stretch>
                            <a:fillRect/>
                          </a:stretch>
                        </pic:blipFill>
                        <pic:spPr>
                          <a:xfrm>
                            <a:off x="0" y="0"/>
                            <a:ext cx="864000" cy="864000"/>
                          </a:xfrm>
                          <a:prstGeom prst="rect">
                            <a:avLst/>
                          </a:prstGeom>
                        </pic:spPr>
                      </pic:pic>
                    </a:graphicData>
                  </a:graphic>
                </wp:inline>
              </w:drawing>
            </w:r>
          </w:p>
        </w:tc>
        <w:tc>
          <w:tcPr>
            <w:tcW w:w="1366" w:type="dxa"/>
            <w:vAlign w:val="center"/>
          </w:tcPr>
          <w:p w14:paraId="58A898E1" w14:textId="1ABB3C1E" w:rsidR="00A3062D" w:rsidRDefault="00A3062D" w:rsidP="00F93E2F">
            <w:pPr>
              <w:jc w:val="center"/>
              <w:rPr>
                <w:b/>
                <w:bCs/>
                <w:color w:val="000000" w:themeColor="text1"/>
                <w:szCs w:val="21"/>
              </w:rPr>
            </w:pPr>
            <w:r>
              <w:rPr>
                <w:noProof/>
              </w:rPr>
              <w:drawing>
                <wp:inline distT="0" distB="0" distL="0" distR="0" wp14:anchorId="3201787C" wp14:editId="5483A408">
                  <wp:extent cx="864000" cy="864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referRelativeResize="0">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64000" cy="864000"/>
                          </a:xfrm>
                          <a:prstGeom prst="rect">
                            <a:avLst/>
                          </a:prstGeom>
                          <a:noFill/>
                          <a:ln>
                            <a:noFill/>
                          </a:ln>
                        </pic:spPr>
                      </pic:pic>
                    </a:graphicData>
                  </a:graphic>
                </wp:inline>
              </w:drawing>
            </w:r>
          </w:p>
        </w:tc>
        <w:tc>
          <w:tcPr>
            <w:tcW w:w="1366" w:type="dxa"/>
            <w:vAlign w:val="center"/>
          </w:tcPr>
          <w:p w14:paraId="56FDD32B" w14:textId="0667273C" w:rsidR="00A3062D" w:rsidRDefault="00A3062D" w:rsidP="00C90EB7">
            <w:pPr>
              <w:jc w:val="center"/>
              <w:rPr>
                <w:b/>
                <w:bCs/>
                <w:color w:val="000000" w:themeColor="text1"/>
                <w:szCs w:val="21"/>
              </w:rPr>
            </w:pPr>
            <w:r>
              <w:rPr>
                <w:rFonts w:hint="eastAsia"/>
                <w:b/>
                <w:bCs/>
                <w:noProof/>
                <w:color w:val="000000" w:themeColor="text1"/>
                <w:szCs w:val="21"/>
              </w:rPr>
              <w:drawing>
                <wp:inline distT="0" distB="0" distL="0" distR="0" wp14:anchorId="3E58EB09" wp14:editId="6E1AEE55">
                  <wp:extent cx="864000" cy="864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referRelativeResize="0"/>
                        </pic:nvPicPr>
                        <pic:blipFill>
                          <a:blip r:embed="rId47" cstate="print">
                            <a:extLst>
                              <a:ext uri="{28A0092B-C50C-407E-A947-70E740481C1C}">
                                <a14:useLocalDpi xmlns:a14="http://schemas.microsoft.com/office/drawing/2010/main" val="0"/>
                              </a:ext>
                            </a:extLst>
                          </a:blip>
                          <a:stretch>
                            <a:fillRect/>
                          </a:stretch>
                        </pic:blipFill>
                        <pic:spPr>
                          <a:xfrm>
                            <a:off x="0" y="0"/>
                            <a:ext cx="864000" cy="864000"/>
                          </a:xfrm>
                          <a:prstGeom prst="rect">
                            <a:avLst/>
                          </a:prstGeom>
                        </pic:spPr>
                      </pic:pic>
                    </a:graphicData>
                  </a:graphic>
                </wp:inline>
              </w:drawing>
            </w:r>
          </w:p>
        </w:tc>
        <w:tc>
          <w:tcPr>
            <w:tcW w:w="1376" w:type="dxa"/>
            <w:vAlign w:val="center"/>
          </w:tcPr>
          <w:p w14:paraId="629AF3E2" w14:textId="529A92C3" w:rsidR="00A3062D" w:rsidRDefault="00A3062D" w:rsidP="00B400CC">
            <w:pPr>
              <w:jc w:val="center"/>
              <w:rPr>
                <w:b/>
                <w:bCs/>
                <w:color w:val="000000" w:themeColor="text1"/>
                <w:szCs w:val="21"/>
              </w:rPr>
            </w:pPr>
            <w:r>
              <w:rPr>
                <w:rFonts w:hint="eastAsia"/>
                <w:b/>
                <w:bCs/>
                <w:noProof/>
                <w:color w:val="000000" w:themeColor="text1"/>
                <w:szCs w:val="21"/>
              </w:rPr>
              <w:drawing>
                <wp:inline distT="0" distB="0" distL="0" distR="0" wp14:anchorId="0EFD2453" wp14:editId="2FB831EF">
                  <wp:extent cx="864000" cy="864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referRelativeResize="0"/>
                        </pic:nvPicPr>
                        <pic:blipFill>
                          <a:blip r:embed="rId48" cstate="print">
                            <a:extLst>
                              <a:ext uri="{28A0092B-C50C-407E-A947-70E740481C1C}">
                                <a14:useLocalDpi xmlns:a14="http://schemas.microsoft.com/office/drawing/2010/main" val="0"/>
                              </a:ext>
                            </a:extLst>
                          </a:blip>
                          <a:stretch>
                            <a:fillRect/>
                          </a:stretch>
                        </pic:blipFill>
                        <pic:spPr>
                          <a:xfrm>
                            <a:off x="0" y="0"/>
                            <a:ext cx="864000" cy="864000"/>
                          </a:xfrm>
                          <a:prstGeom prst="rect">
                            <a:avLst/>
                          </a:prstGeom>
                        </pic:spPr>
                      </pic:pic>
                    </a:graphicData>
                  </a:graphic>
                </wp:inline>
              </w:drawing>
            </w:r>
          </w:p>
        </w:tc>
        <w:tc>
          <w:tcPr>
            <w:tcW w:w="1396" w:type="dxa"/>
            <w:vAlign w:val="center"/>
          </w:tcPr>
          <w:p w14:paraId="6D8B0814" w14:textId="50103D59" w:rsidR="00A3062D" w:rsidRDefault="00A3062D" w:rsidP="003347B1">
            <w:pPr>
              <w:jc w:val="center"/>
              <w:rPr>
                <w:b/>
                <w:bCs/>
                <w:color w:val="000000" w:themeColor="text1"/>
                <w:szCs w:val="21"/>
              </w:rPr>
            </w:pPr>
            <w:r>
              <w:rPr>
                <w:rFonts w:hint="eastAsia"/>
                <w:b/>
                <w:bCs/>
                <w:noProof/>
                <w:color w:val="000000" w:themeColor="text1"/>
                <w:szCs w:val="21"/>
              </w:rPr>
              <w:drawing>
                <wp:inline distT="0" distB="0" distL="0" distR="0" wp14:anchorId="1A0E53B4" wp14:editId="47DB051C">
                  <wp:extent cx="864000" cy="864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referRelativeResize="0"/>
                        </pic:nvPicPr>
                        <pic:blipFill>
                          <a:blip r:embed="rId49" cstate="print">
                            <a:extLst>
                              <a:ext uri="{28A0092B-C50C-407E-A947-70E740481C1C}">
                                <a14:useLocalDpi xmlns:a14="http://schemas.microsoft.com/office/drawing/2010/main" val="0"/>
                              </a:ext>
                            </a:extLst>
                          </a:blip>
                          <a:stretch>
                            <a:fillRect/>
                          </a:stretch>
                        </pic:blipFill>
                        <pic:spPr>
                          <a:xfrm>
                            <a:off x="0" y="0"/>
                            <a:ext cx="864000" cy="864000"/>
                          </a:xfrm>
                          <a:prstGeom prst="rect">
                            <a:avLst/>
                          </a:prstGeom>
                        </pic:spPr>
                      </pic:pic>
                    </a:graphicData>
                  </a:graphic>
                </wp:inline>
              </w:drawing>
            </w:r>
          </w:p>
        </w:tc>
        <w:tc>
          <w:tcPr>
            <w:tcW w:w="1395" w:type="dxa"/>
            <w:vAlign w:val="center"/>
          </w:tcPr>
          <w:p w14:paraId="09C1E573" w14:textId="04DF91A2" w:rsidR="00A3062D" w:rsidRDefault="00A3062D" w:rsidP="00910265">
            <w:pPr>
              <w:jc w:val="center"/>
              <w:rPr>
                <w:b/>
                <w:bCs/>
                <w:color w:val="000000" w:themeColor="text1"/>
                <w:szCs w:val="21"/>
              </w:rPr>
            </w:pPr>
            <w:r>
              <w:rPr>
                <w:rFonts w:hint="eastAsia"/>
                <w:b/>
                <w:bCs/>
                <w:noProof/>
                <w:color w:val="000000" w:themeColor="text1"/>
                <w:szCs w:val="21"/>
              </w:rPr>
              <w:drawing>
                <wp:inline distT="0" distB="0" distL="0" distR="0" wp14:anchorId="0FE2A2FC" wp14:editId="52385C0B">
                  <wp:extent cx="864000" cy="864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referRelativeResize="0"/>
                        </pic:nvPicPr>
                        <pic:blipFill>
                          <a:blip r:embed="rId50" cstate="print">
                            <a:extLst>
                              <a:ext uri="{28A0092B-C50C-407E-A947-70E740481C1C}">
                                <a14:useLocalDpi xmlns:a14="http://schemas.microsoft.com/office/drawing/2010/main" val="0"/>
                              </a:ext>
                            </a:extLst>
                          </a:blip>
                          <a:stretch>
                            <a:fillRect/>
                          </a:stretch>
                        </pic:blipFill>
                        <pic:spPr>
                          <a:xfrm>
                            <a:off x="0" y="0"/>
                            <a:ext cx="864000" cy="864000"/>
                          </a:xfrm>
                          <a:prstGeom prst="rect">
                            <a:avLst/>
                          </a:prstGeom>
                        </pic:spPr>
                      </pic:pic>
                    </a:graphicData>
                  </a:graphic>
                </wp:inline>
              </w:drawing>
            </w:r>
          </w:p>
        </w:tc>
        <w:tc>
          <w:tcPr>
            <w:tcW w:w="1395" w:type="dxa"/>
            <w:vAlign w:val="center"/>
          </w:tcPr>
          <w:p w14:paraId="6E8C1BC1" w14:textId="5CDD4054" w:rsidR="00A3062D" w:rsidRDefault="00A3062D" w:rsidP="00EE4B59">
            <w:pPr>
              <w:jc w:val="center"/>
              <w:rPr>
                <w:b/>
                <w:bCs/>
                <w:color w:val="000000" w:themeColor="text1"/>
                <w:szCs w:val="21"/>
              </w:rPr>
            </w:pPr>
            <w:r>
              <w:rPr>
                <w:rFonts w:hint="eastAsia"/>
                <w:b/>
                <w:bCs/>
                <w:noProof/>
                <w:color w:val="000000" w:themeColor="text1"/>
                <w:szCs w:val="21"/>
              </w:rPr>
              <w:drawing>
                <wp:inline distT="0" distB="0" distL="0" distR="0" wp14:anchorId="2EF9C543" wp14:editId="6606D070">
                  <wp:extent cx="864000" cy="8640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referRelativeResize="0"/>
                        </pic:nvPicPr>
                        <pic:blipFill>
                          <a:blip r:embed="rId51" cstate="print">
                            <a:extLst>
                              <a:ext uri="{28A0092B-C50C-407E-A947-70E740481C1C}">
                                <a14:useLocalDpi xmlns:a14="http://schemas.microsoft.com/office/drawing/2010/main" val="0"/>
                              </a:ext>
                            </a:extLst>
                          </a:blip>
                          <a:stretch>
                            <a:fillRect/>
                          </a:stretch>
                        </pic:blipFill>
                        <pic:spPr>
                          <a:xfrm>
                            <a:off x="0" y="0"/>
                            <a:ext cx="864000" cy="864000"/>
                          </a:xfrm>
                          <a:prstGeom prst="rect">
                            <a:avLst/>
                          </a:prstGeom>
                        </pic:spPr>
                      </pic:pic>
                    </a:graphicData>
                  </a:graphic>
                </wp:inline>
              </w:drawing>
            </w:r>
          </w:p>
        </w:tc>
      </w:tr>
      <w:tr w:rsidR="00A3062D" w14:paraId="7517C9A8" w14:textId="77777777" w:rsidTr="00CB3F60">
        <w:trPr>
          <w:trHeight w:val="1417"/>
        </w:trPr>
        <w:tc>
          <w:tcPr>
            <w:tcW w:w="1366" w:type="dxa"/>
            <w:vAlign w:val="center"/>
          </w:tcPr>
          <w:p w14:paraId="53D29872" w14:textId="36A2A10A" w:rsidR="00A3062D" w:rsidRDefault="00A3062D" w:rsidP="00D125C1">
            <w:pPr>
              <w:jc w:val="center"/>
              <w:rPr>
                <w:b/>
                <w:bCs/>
                <w:color w:val="000000" w:themeColor="text1"/>
                <w:szCs w:val="21"/>
              </w:rPr>
            </w:pPr>
            <w:r>
              <w:rPr>
                <w:rFonts w:hint="eastAsia"/>
                <w:b/>
                <w:bCs/>
                <w:noProof/>
                <w:color w:val="000000" w:themeColor="text1"/>
                <w:szCs w:val="21"/>
              </w:rPr>
              <w:drawing>
                <wp:inline distT="0" distB="0" distL="0" distR="0" wp14:anchorId="1808D0EE" wp14:editId="2E2D92F7">
                  <wp:extent cx="864000" cy="864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referRelativeResize="0"/>
                        </pic:nvPicPr>
                        <pic:blipFill>
                          <a:blip r:embed="rId52" cstate="print">
                            <a:extLst>
                              <a:ext uri="{28A0092B-C50C-407E-A947-70E740481C1C}">
                                <a14:useLocalDpi xmlns:a14="http://schemas.microsoft.com/office/drawing/2010/main" val="0"/>
                              </a:ext>
                            </a:extLst>
                          </a:blip>
                          <a:stretch>
                            <a:fillRect/>
                          </a:stretch>
                        </pic:blipFill>
                        <pic:spPr>
                          <a:xfrm>
                            <a:off x="0" y="0"/>
                            <a:ext cx="864000" cy="864000"/>
                          </a:xfrm>
                          <a:prstGeom prst="rect">
                            <a:avLst/>
                          </a:prstGeom>
                        </pic:spPr>
                      </pic:pic>
                    </a:graphicData>
                  </a:graphic>
                </wp:inline>
              </w:drawing>
            </w:r>
          </w:p>
        </w:tc>
        <w:tc>
          <w:tcPr>
            <w:tcW w:w="1366" w:type="dxa"/>
            <w:vAlign w:val="center"/>
          </w:tcPr>
          <w:p w14:paraId="512F2468" w14:textId="162DBB6E" w:rsidR="00A3062D" w:rsidRDefault="00A3062D" w:rsidP="0030361A">
            <w:pPr>
              <w:jc w:val="center"/>
              <w:rPr>
                <w:b/>
                <w:bCs/>
                <w:color w:val="000000" w:themeColor="text1"/>
                <w:szCs w:val="21"/>
              </w:rPr>
            </w:pPr>
            <w:r>
              <w:rPr>
                <w:noProof/>
              </w:rPr>
              <w:drawing>
                <wp:inline distT="0" distB="0" distL="0" distR="0" wp14:anchorId="3A6DD7E3" wp14:editId="36E4C61E">
                  <wp:extent cx="864000" cy="864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referRelativeResize="0">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864000" cy="864000"/>
                          </a:xfrm>
                          <a:prstGeom prst="rect">
                            <a:avLst/>
                          </a:prstGeom>
                          <a:noFill/>
                          <a:ln>
                            <a:noFill/>
                          </a:ln>
                        </pic:spPr>
                      </pic:pic>
                    </a:graphicData>
                  </a:graphic>
                </wp:inline>
              </w:drawing>
            </w:r>
          </w:p>
        </w:tc>
        <w:tc>
          <w:tcPr>
            <w:tcW w:w="1366" w:type="dxa"/>
            <w:vAlign w:val="center"/>
          </w:tcPr>
          <w:p w14:paraId="18947F34" w14:textId="0C0E8F20" w:rsidR="00A3062D" w:rsidRDefault="00A3062D" w:rsidP="00D702A1">
            <w:pPr>
              <w:jc w:val="center"/>
              <w:rPr>
                <w:b/>
                <w:bCs/>
                <w:color w:val="000000" w:themeColor="text1"/>
                <w:szCs w:val="21"/>
              </w:rPr>
            </w:pPr>
            <w:r>
              <w:rPr>
                <w:rFonts w:hint="eastAsia"/>
                <w:b/>
                <w:bCs/>
                <w:noProof/>
                <w:color w:val="000000" w:themeColor="text1"/>
                <w:szCs w:val="21"/>
              </w:rPr>
              <w:drawing>
                <wp:inline distT="0" distB="0" distL="0" distR="0" wp14:anchorId="25956BCF" wp14:editId="3D287446">
                  <wp:extent cx="864000" cy="864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referRelativeResize="0"/>
                        </pic:nvPicPr>
                        <pic:blipFill>
                          <a:blip r:embed="rId54" cstate="print">
                            <a:extLst>
                              <a:ext uri="{28A0092B-C50C-407E-A947-70E740481C1C}">
                                <a14:useLocalDpi xmlns:a14="http://schemas.microsoft.com/office/drawing/2010/main" val="0"/>
                              </a:ext>
                            </a:extLst>
                          </a:blip>
                          <a:stretch>
                            <a:fillRect/>
                          </a:stretch>
                        </pic:blipFill>
                        <pic:spPr>
                          <a:xfrm>
                            <a:off x="0" y="0"/>
                            <a:ext cx="864000" cy="864000"/>
                          </a:xfrm>
                          <a:prstGeom prst="rect">
                            <a:avLst/>
                          </a:prstGeom>
                        </pic:spPr>
                      </pic:pic>
                    </a:graphicData>
                  </a:graphic>
                </wp:inline>
              </w:drawing>
            </w:r>
          </w:p>
        </w:tc>
        <w:tc>
          <w:tcPr>
            <w:tcW w:w="1376" w:type="dxa"/>
            <w:vAlign w:val="center"/>
          </w:tcPr>
          <w:p w14:paraId="13E0A411" w14:textId="69DC77CD" w:rsidR="00A3062D" w:rsidRDefault="00A3062D" w:rsidP="00D02F7F">
            <w:pPr>
              <w:jc w:val="center"/>
              <w:rPr>
                <w:b/>
                <w:bCs/>
                <w:color w:val="000000" w:themeColor="text1"/>
                <w:szCs w:val="21"/>
              </w:rPr>
            </w:pPr>
            <w:r>
              <w:rPr>
                <w:rFonts w:hint="eastAsia"/>
                <w:b/>
                <w:bCs/>
                <w:noProof/>
                <w:color w:val="000000" w:themeColor="text1"/>
                <w:szCs w:val="21"/>
              </w:rPr>
              <w:drawing>
                <wp:inline distT="0" distB="0" distL="0" distR="0" wp14:anchorId="49ECDA20" wp14:editId="55959DB7">
                  <wp:extent cx="864000" cy="864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referRelativeResize="0"/>
                        </pic:nvPicPr>
                        <pic:blipFill>
                          <a:blip r:embed="rId55" cstate="print">
                            <a:extLst>
                              <a:ext uri="{28A0092B-C50C-407E-A947-70E740481C1C}">
                                <a14:useLocalDpi xmlns:a14="http://schemas.microsoft.com/office/drawing/2010/main" val="0"/>
                              </a:ext>
                            </a:extLst>
                          </a:blip>
                          <a:stretch>
                            <a:fillRect/>
                          </a:stretch>
                        </pic:blipFill>
                        <pic:spPr>
                          <a:xfrm>
                            <a:off x="0" y="0"/>
                            <a:ext cx="864000" cy="864000"/>
                          </a:xfrm>
                          <a:prstGeom prst="rect">
                            <a:avLst/>
                          </a:prstGeom>
                        </pic:spPr>
                      </pic:pic>
                    </a:graphicData>
                  </a:graphic>
                </wp:inline>
              </w:drawing>
            </w:r>
          </w:p>
        </w:tc>
        <w:tc>
          <w:tcPr>
            <w:tcW w:w="1396" w:type="dxa"/>
            <w:vAlign w:val="center"/>
          </w:tcPr>
          <w:p w14:paraId="2C02E02B" w14:textId="0136D42D" w:rsidR="00A3062D" w:rsidRDefault="00A3062D" w:rsidP="003347B1">
            <w:pPr>
              <w:jc w:val="center"/>
              <w:rPr>
                <w:b/>
                <w:bCs/>
                <w:color w:val="000000" w:themeColor="text1"/>
                <w:szCs w:val="21"/>
              </w:rPr>
            </w:pPr>
            <w:r>
              <w:rPr>
                <w:rFonts w:hint="eastAsia"/>
                <w:b/>
                <w:bCs/>
                <w:noProof/>
                <w:color w:val="000000" w:themeColor="text1"/>
                <w:szCs w:val="21"/>
              </w:rPr>
              <w:drawing>
                <wp:inline distT="0" distB="0" distL="0" distR="0" wp14:anchorId="2F76602C" wp14:editId="3C5A9BA7">
                  <wp:extent cx="864000" cy="8640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referRelativeResize="0"/>
                        </pic:nvPicPr>
                        <pic:blipFill>
                          <a:blip r:embed="rId56" cstate="print">
                            <a:extLst>
                              <a:ext uri="{28A0092B-C50C-407E-A947-70E740481C1C}">
                                <a14:useLocalDpi xmlns:a14="http://schemas.microsoft.com/office/drawing/2010/main" val="0"/>
                              </a:ext>
                            </a:extLst>
                          </a:blip>
                          <a:stretch>
                            <a:fillRect/>
                          </a:stretch>
                        </pic:blipFill>
                        <pic:spPr>
                          <a:xfrm>
                            <a:off x="0" y="0"/>
                            <a:ext cx="864000" cy="864000"/>
                          </a:xfrm>
                          <a:prstGeom prst="rect">
                            <a:avLst/>
                          </a:prstGeom>
                        </pic:spPr>
                      </pic:pic>
                    </a:graphicData>
                  </a:graphic>
                </wp:inline>
              </w:drawing>
            </w:r>
          </w:p>
        </w:tc>
        <w:tc>
          <w:tcPr>
            <w:tcW w:w="1395" w:type="dxa"/>
            <w:vAlign w:val="center"/>
          </w:tcPr>
          <w:p w14:paraId="055E89BF" w14:textId="51140D76" w:rsidR="00A3062D" w:rsidRDefault="00A3062D" w:rsidP="00910265">
            <w:pPr>
              <w:jc w:val="center"/>
              <w:rPr>
                <w:b/>
                <w:bCs/>
                <w:color w:val="000000" w:themeColor="text1"/>
                <w:szCs w:val="21"/>
              </w:rPr>
            </w:pPr>
            <w:r>
              <w:rPr>
                <w:rFonts w:hint="eastAsia"/>
                <w:b/>
                <w:bCs/>
                <w:noProof/>
                <w:color w:val="000000" w:themeColor="text1"/>
                <w:szCs w:val="21"/>
              </w:rPr>
              <w:drawing>
                <wp:inline distT="0" distB="0" distL="0" distR="0" wp14:anchorId="09555A83" wp14:editId="0364E386">
                  <wp:extent cx="864000" cy="864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referRelativeResize="0"/>
                        </pic:nvPicPr>
                        <pic:blipFill>
                          <a:blip r:embed="rId57" cstate="print">
                            <a:extLst>
                              <a:ext uri="{28A0092B-C50C-407E-A947-70E740481C1C}">
                                <a14:useLocalDpi xmlns:a14="http://schemas.microsoft.com/office/drawing/2010/main" val="0"/>
                              </a:ext>
                            </a:extLst>
                          </a:blip>
                          <a:stretch>
                            <a:fillRect/>
                          </a:stretch>
                        </pic:blipFill>
                        <pic:spPr>
                          <a:xfrm>
                            <a:off x="0" y="0"/>
                            <a:ext cx="864000" cy="864000"/>
                          </a:xfrm>
                          <a:prstGeom prst="rect">
                            <a:avLst/>
                          </a:prstGeom>
                        </pic:spPr>
                      </pic:pic>
                    </a:graphicData>
                  </a:graphic>
                </wp:inline>
              </w:drawing>
            </w:r>
          </w:p>
        </w:tc>
        <w:tc>
          <w:tcPr>
            <w:tcW w:w="1395" w:type="dxa"/>
            <w:vAlign w:val="center"/>
          </w:tcPr>
          <w:p w14:paraId="16D719BD" w14:textId="1853F827" w:rsidR="00A3062D" w:rsidRDefault="00A3062D" w:rsidP="00EE4B59">
            <w:pPr>
              <w:jc w:val="center"/>
              <w:rPr>
                <w:b/>
                <w:bCs/>
                <w:color w:val="000000" w:themeColor="text1"/>
                <w:szCs w:val="21"/>
              </w:rPr>
            </w:pPr>
            <w:r>
              <w:rPr>
                <w:rFonts w:hint="eastAsia"/>
                <w:b/>
                <w:bCs/>
                <w:noProof/>
                <w:color w:val="000000" w:themeColor="text1"/>
                <w:szCs w:val="21"/>
              </w:rPr>
              <w:drawing>
                <wp:inline distT="0" distB="0" distL="0" distR="0" wp14:anchorId="68639C39" wp14:editId="7D30F15F">
                  <wp:extent cx="864000" cy="8640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referRelativeResize="0"/>
                        </pic:nvPicPr>
                        <pic:blipFill>
                          <a:blip r:embed="rId58" cstate="print">
                            <a:extLst>
                              <a:ext uri="{28A0092B-C50C-407E-A947-70E740481C1C}">
                                <a14:useLocalDpi xmlns:a14="http://schemas.microsoft.com/office/drawing/2010/main" val="0"/>
                              </a:ext>
                            </a:extLst>
                          </a:blip>
                          <a:stretch>
                            <a:fillRect/>
                          </a:stretch>
                        </pic:blipFill>
                        <pic:spPr>
                          <a:xfrm>
                            <a:off x="0" y="0"/>
                            <a:ext cx="864000" cy="864000"/>
                          </a:xfrm>
                          <a:prstGeom prst="rect">
                            <a:avLst/>
                          </a:prstGeom>
                        </pic:spPr>
                      </pic:pic>
                    </a:graphicData>
                  </a:graphic>
                </wp:inline>
              </w:drawing>
            </w:r>
          </w:p>
        </w:tc>
      </w:tr>
      <w:tr w:rsidR="00A3062D" w14:paraId="20F2A158" w14:textId="77777777" w:rsidTr="00CB3F60">
        <w:trPr>
          <w:trHeight w:val="283"/>
        </w:trPr>
        <w:tc>
          <w:tcPr>
            <w:tcW w:w="567" w:type="dxa"/>
            <w:vAlign w:val="center"/>
          </w:tcPr>
          <w:p w14:paraId="3B5D1DD3" w14:textId="11D709D0" w:rsidR="00A3062D" w:rsidRPr="00682CA0" w:rsidRDefault="00A3062D" w:rsidP="00824516">
            <w:pPr>
              <w:jc w:val="center"/>
              <w:rPr>
                <w:b/>
                <w:bCs/>
                <w:noProof/>
                <w:color w:val="000000" w:themeColor="text1"/>
                <w:szCs w:val="21"/>
              </w:rPr>
            </w:pPr>
            <w:r w:rsidRPr="00682CA0">
              <w:rPr>
                <w:rFonts w:hint="eastAsia"/>
                <w:b/>
                <w:bCs/>
                <w:noProof/>
                <w:color w:val="000000" w:themeColor="text1"/>
                <w:szCs w:val="21"/>
              </w:rPr>
              <w:t>I</w:t>
            </w:r>
            <w:r w:rsidRPr="00682CA0">
              <w:rPr>
                <w:b/>
                <w:bCs/>
                <w:noProof/>
                <w:color w:val="000000" w:themeColor="text1"/>
                <w:szCs w:val="21"/>
              </w:rPr>
              <w:t>nput</w:t>
            </w:r>
          </w:p>
        </w:tc>
        <w:tc>
          <w:tcPr>
            <w:tcW w:w="1366" w:type="dxa"/>
          </w:tcPr>
          <w:p w14:paraId="7E4E0130" w14:textId="4A2FCD11" w:rsidR="00A3062D" w:rsidRPr="00682CA0" w:rsidRDefault="00A3062D" w:rsidP="00824516">
            <w:pPr>
              <w:jc w:val="center"/>
              <w:rPr>
                <w:b/>
                <w:bCs/>
                <w:noProof/>
              </w:rPr>
            </w:pPr>
            <w:r w:rsidRPr="00682CA0">
              <w:rPr>
                <w:b/>
                <w:bCs/>
                <w:noProof/>
              </w:rPr>
              <w:t>GT</w:t>
            </w:r>
          </w:p>
        </w:tc>
        <w:tc>
          <w:tcPr>
            <w:tcW w:w="1366" w:type="dxa"/>
          </w:tcPr>
          <w:p w14:paraId="119090F7" w14:textId="23EFEC79" w:rsidR="00A3062D" w:rsidRDefault="00A3062D" w:rsidP="00824516">
            <w:pPr>
              <w:jc w:val="center"/>
              <w:rPr>
                <w:b/>
                <w:bCs/>
                <w:noProof/>
                <w:color w:val="000000" w:themeColor="text1"/>
                <w:szCs w:val="21"/>
              </w:rPr>
            </w:pPr>
            <w:r>
              <w:rPr>
                <w:rFonts w:hint="eastAsia"/>
                <w:b/>
                <w:bCs/>
                <w:noProof/>
                <w:color w:val="000000" w:themeColor="text1"/>
                <w:szCs w:val="21"/>
              </w:rPr>
              <w:t>o</w:t>
            </w:r>
            <w:r>
              <w:rPr>
                <w:b/>
                <w:bCs/>
                <w:noProof/>
                <w:color w:val="000000" w:themeColor="text1"/>
                <w:szCs w:val="21"/>
              </w:rPr>
              <w:t>urs</w:t>
            </w:r>
          </w:p>
        </w:tc>
        <w:tc>
          <w:tcPr>
            <w:tcW w:w="1376" w:type="dxa"/>
            <w:vAlign w:val="center"/>
          </w:tcPr>
          <w:p w14:paraId="72161763" w14:textId="4902B013" w:rsidR="00A3062D" w:rsidRDefault="00A3062D" w:rsidP="00824516">
            <w:pPr>
              <w:jc w:val="center"/>
              <w:rPr>
                <w:b/>
                <w:bCs/>
                <w:noProof/>
                <w:color w:val="000000" w:themeColor="text1"/>
                <w:szCs w:val="21"/>
              </w:rPr>
            </w:pPr>
            <w:r>
              <w:rPr>
                <w:b/>
                <w:bCs/>
                <w:noProof/>
                <w:color w:val="000000" w:themeColor="text1"/>
                <w:szCs w:val="21"/>
              </w:rPr>
              <w:t>JCS</w:t>
            </w:r>
          </w:p>
        </w:tc>
        <w:tc>
          <w:tcPr>
            <w:tcW w:w="1396" w:type="dxa"/>
          </w:tcPr>
          <w:p w14:paraId="548C31FE" w14:textId="1E51610E" w:rsidR="00A3062D" w:rsidRDefault="00A3062D" w:rsidP="00824516">
            <w:pPr>
              <w:jc w:val="center"/>
              <w:rPr>
                <w:b/>
                <w:bCs/>
                <w:noProof/>
                <w:color w:val="000000" w:themeColor="text1"/>
                <w:szCs w:val="21"/>
              </w:rPr>
            </w:pPr>
            <w:r>
              <w:rPr>
                <w:b/>
                <w:bCs/>
                <w:noProof/>
                <w:color w:val="000000" w:themeColor="text1"/>
                <w:szCs w:val="21"/>
              </w:rPr>
              <w:t>Unet</w:t>
            </w:r>
          </w:p>
        </w:tc>
        <w:tc>
          <w:tcPr>
            <w:tcW w:w="1395" w:type="dxa"/>
          </w:tcPr>
          <w:p w14:paraId="2166AF06" w14:textId="1F3BD1FF" w:rsidR="00A3062D" w:rsidRDefault="00A3062D" w:rsidP="00824516">
            <w:pPr>
              <w:jc w:val="center"/>
              <w:rPr>
                <w:b/>
                <w:bCs/>
                <w:color w:val="000000" w:themeColor="text1"/>
                <w:szCs w:val="21"/>
              </w:rPr>
            </w:pPr>
            <w:proofErr w:type="spellStart"/>
            <w:r>
              <w:rPr>
                <w:b/>
                <w:bCs/>
                <w:color w:val="000000" w:themeColor="text1"/>
                <w:szCs w:val="21"/>
              </w:rPr>
              <w:t>AnamNet</w:t>
            </w:r>
            <w:proofErr w:type="spellEnd"/>
          </w:p>
        </w:tc>
        <w:tc>
          <w:tcPr>
            <w:tcW w:w="1395" w:type="dxa"/>
          </w:tcPr>
          <w:p w14:paraId="7B55332C" w14:textId="48DB14CB" w:rsidR="00A3062D" w:rsidRDefault="00A3062D" w:rsidP="00824516">
            <w:pPr>
              <w:jc w:val="center"/>
              <w:rPr>
                <w:b/>
                <w:bCs/>
                <w:color w:val="000000" w:themeColor="text1"/>
                <w:szCs w:val="21"/>
              </w:rPr>
            </w:pPr>
            <w:r>
              <w:rPr>
                <w:b/>
                <w:bCs/>
                <w:color w:val="000000" w:themeColor="text1"/>
                <w:szCs w:val="21"/>
              </w:rPr>
              <w:t>Inf-Net</w:t>
            </w:r>
          </w:p>
        </w:tc>
      </w:tr>
    </w:tbl>
    <w:p w14:paraId="451484D2" w14:textId="563B21F6" w:rsidR="00FC3877" w:rsidRPr="00BE19C9" w:rsidRDefault="006E3E11" w:rsidP="004F3A1B">
      <w:pPr>
        <w:jc w:val="center"/>
        <w:rPr>
          <w:rFonts w:eastAsiaTheme="minorHAnsi"/>
          <w:b/>
          <w:bCs/>
          <w:color w:val="000000" w:themeColor="text1"/>
          <w:szCs w:val="21"/>
        </w:rPr>
      </w:pPr>
      <w:r w:rsidRPr="00BE19C9">
        <w:rPr>
          <w:rFonts w:eastAsiaTheme="minorHAnsi" w:hint="eastAsia"/>
          <w:b/>
          <w:bCs/>
          <w:color w:val="000000" w:themeColor="text1"/>
          <w:szCs w:val="21"/>
        </w:rPr>
        <w:t>图4</w:t>
      </w:r>
      <w:r w:rsidR="004F3A1B" w:rsidRPr="00BE19C9">
        <w:rPr>
          <w:rFonts w:eastAsiaTheme="minorHAnsi"/>
          <w:b/>
          <w:bCs/>
          <w:color w:val="000000" w:themeColor="text1"/>
          <w:szCs w:val="21"/>
        </w:rPr>
        <w:t xml:space="preserve"> </w:t>
      </w:r>
      <w:r w:rsidR="004F3A1B" w:rsidRPr="00BE19C9">
        <w:rPr>
          <w:rFonts w:eastAsiaTheme="minorHAnsi" w:hint="eastAsia"/>
          <w:b/>
          <w:bCs/>
          <w:color w:val="000000" w:themeColor="text1"/>
          <w:szCs w:val="21"/>
        </w:rPr>
        <w:t>不同算法病变分割的可视化对比</w:t>
      </w:r>
      <w:r w:rsidR="00BE19C9" w:rsidRPr="00BE19C9">
        <w:rPr>
          <w:rFonts w:eastAsiaTheme="minorHAnsi" w:hint="eastAsia"/>
          <w:b/>
          <w:bCs/>
          <w:color w:val="000000" w:themeColor="text1"/>
          <w:szCs w:val="21"/>
        </w:rPr>
        <w:t>，其中</w:t>
      </w:r>
      <w:r w:rsidR="00BE19C9" w:rsidRPr="00CF7228">
        <w:rPr>
          <w:rFonts w:eastAsiaTheme="minorHAnsi" w:cs="Arial"/>
          <w:b/>
          <w:bCs/>
          <w:color w:val="000000"/>
          <w:spacing w:val="15"/>
          <w:szCs w:val="21"/>
        </w:rPr>
        <w:t>GT</w:t>
      </w:r>
      <w:r w:rsidR="00BE19C9" w:rsidRPr="00BE19C9">
        <w:rPr>
          <w:rFonts w:eastAsiaTheme="minorHAnsi" w:cs="Arial"/>
          <w:b/>
          <w:bCs/>
          <w:color w:val="000000"/>
          <w:spacing w:val="15"/>
          <w:szCs w:val="21"/>
        </w:rPr>
        <w:t>代表地面真理。绿色、蓝色和红色区域分别表示真阳性、假阴性和假阳性像素</w:t>
      </w:r>
      <w:r w:rsidR="00BE19C9" w:rsidRPr="00BE19C9">
        <w:rPr>
          <w:rFonts w:eastAsiaTheme="minorHAnsi" w:cs="Arial"/>
          <w:color w:val="000000"/>
          <w:spacing w:val="15"/>
          <w:szCs w:val="21"/>
        </w:rPr>
        <w:t>。</w:t>
      </w:r>
    </w:p>
    <w:p w14:paraId="73F5FC77" w14:textId="77777777" w:rsidR="004F3A1B" w:rsidRPr="00FC3877" w:rsidRDefault="004F3A1B" w:rsidP="004F3A1B">
      <w:pPr>
        <w:jc w:val="center"/>
        <w:rPr>
          <w:b/>
          <w:bCs/>
          <w:color w:val="000000" w:themeColor="text1"/>
          <w:szCs w:val="21"/>
        </w:rPr>
      </w:pPr>
    </w:p>
    <w:p w14:paraId="5D04B126" w14:textId="77777777" w:rsidR="00BF6352" w:rsidRDefault="00BF6352" w:rsidP="00BF6352">
      <w:pPr>
        <w:rPr>
          <w:b/>
          <w:bCs/>
          <w:color w:val="000000" w:themeColor="text1"/>
          <w:szCs w:val="21"/>
        </w:rPr>
      </w:pPr>
      <w:r>
        <w:rPr>
          <w:rFonts w:hint="eastAsia"/>
          <w:b/>
          <w:bCs/>
          <w:color w:val="000000" w:themeColor="text1"/>
          <w:szCs w:val="21"/>
        </w:rPr>
        <w:t>C</w:t>
      </w:r>
      <w:r>
        <w:rPr>
          <w:b/>
          <w:bCs/>
          <w:color w:val="000000" w:themeColor="text1"/>
          <w:szCs w:val="21"/>
        </w:rPr>
        <w:t xml:space="preserve"> </w:t>
      </w:r>
      <w:r>
        <w:rPr>
          <w:rFonts w:hint="eastAsia"/>
          <w:b/>
          <w:bCs/>
          <w:color w:val="000000" w:themeColor="text1"/>
          <w:szCs w:val="21"/>
        </w:rPr>
        <w:t>分割结果</w:t>
      </w:r>
    </w:p>
    <w:p w14:paraId="180CEDDA" w14:textId="2DB38C0E" w:rsidR="00BF6352" w:rsidRDefault="00BF6352" w:rsidP="00BF6352">
      <w:pPr>
        <w:rPr>
          <w:rFonts w:ascii="Arial" w:hAnsi="Arial" w:cs="Arial"/>
          <w:color w:val="000000"/>
          <w:spacing w:val="15"/>
          <w:szCs w:val="21"/>
        </w:rPr>
      </w:pPr>
      <w:r>
        <w:rPr>
          <w:rFonts w:hint="eastAsia"/>
          <w:color w:val="000000" w:themeColor="text1"/>
          <w:szCs w:val="21"/>
        </w:rPr>
        <w:t>为了比较S</w:t>
      </w:r>
      <w:r>
        <w:rPr>
          <w:color w:val="000000" w:themeColor="text1"/>
          <w:szCs w:val="21"/>
        </w:rPr>
        <w:t>MA-N</w:t>
      </w:r>
      <w:r>
        <w:rPr>
          <w:rFonts w:hint="eastAsia"/>
          <w:color w:val="000000" w:themeColor="text1"/>
          <w:szCs w:val="21"/>
        </w:rPr>
        <w:t>et的分割性能，我们参考了经典的医学图像分割网络</w:t>
      </w:r>
      <w:proofErr w:type="spellStart"/>
      <w:r>
        <w:rPr>
          <w:rFonts w:hint="eastAsia"/>
          <w:color w:val="000000" w:themeColor="text1"/>
          <w:szCs w:val="21"/>
        </w:rPr>
        <w:t>Unet</w:t>
      </w:r>
      <w:proofErr w:type="spellEnd"/>
      <w:r>
        <w:rPr>
          <w:rFonts w:hint="eastAsia"/>
          <w:color w:val="000000" w:themeColor="text1"/>
          <w:szCs w:val="21"/>
        </w:rPr>
        <w:t>和先进的语义分割网络Deeplabv</w:t>
      </w:r>
      <w:r>
        <w:rPr>
          <w:color w:val="000000" w:themeColor="text1"/>
          <w:szCs w:val="21"/>
        </w:rPr>
        <w:t>3+</w:t>
      </w:r>
      <w:r>
        <w:rPr>
          <w:rFonts w:hint="eastAsia"/>
          <w:color w:val="000000" w:themeColor="text1"/>
          <w:szCs w:val="21"/>
        </w:rPr>
        <w:t>还有近</w:t>
      </w:r>
      <w:r w:rsidRPr="001B4889">
        <w:rPr>
          <w:rFonts w:hint="eastAsia"/>
          <w:color w:val="000000" w:themeColor="text1"/>
          <w:szCs w:val="21"/>
        </w:rPr>
        <w:t>期提出的</w:t>
      </w:r>
      <w:r>
        <w:rPr>
          <w:rFonts w:hint="eastAsia"/>
          <w:color w:val="000000" w:themeColor="text1"/>
          <w:szCs w:val="21"/>
        </w:rPr>
        <w:t>三种</w:t>
      </w:r>
      <w:r w:rsidRPr="001B4889">
        <w:rPr>
          <w:rFonts w:ascii="Arial" w:hAnsi="Arial" w:cs="Arial"/>
          <w:color w:val="000000"/>
          <w:spacing w:val="15"/>
          <w:szCs w:val="21"/>
        </w:rPr>
        <w:t>COVID-19</w:t>
      </w:r>
      <w:r w:rsidRPr="001B4889">
        <w:rPr>
          <w:rFonts w:ascii="Arial" w:hAnsi="Arial" w:cs="Arial"/>
          <w:color w:val="000000"/>
          <w:spacing w:val="15"/>
          <w:szCs w:val="21"/>
        </w:rPr>
        <w:t>病变分割网络</w:t>
      </w:r>
      <w:r>
        <w:rPr>
          <w:rFonts w:ascii="Arial" w:hAnsi="Arial" w:cs="Arial" w:hint="eastAsia"/>
          <w:color w:val="000000"/>
          <w:spacing w:val="15"/>
          <w:szCs w:val="21"/>
        </w:rPr>
        <w:t>（</w:t>
      </w:r>
      <w:proofErr w:type="spellStart"/>
      <w:r>
        <w:rPr>
          <w:rFonts w:ascii="Arial" w:hAnsi="Arial" w:cs="Arial" w:hint="eastAsia"/>
          <w:color w:val="000000"/>
          <w:spacing w:val="15"/>
          <w:szCs w:val="21"/>
        </w:rPr>
        <w:t>Anama</w:t>
      </w:r>
      <w:r>
        <w:rPr>
          <w:rFonts w:ascii="Arial" w:hAnsi="Arial" w:cs="Arial"/>
          <w:color w:val="000000"/>
          <w:spacing w:val="15"/>
          <w:szCs w:val="21"/>
        </w:rPr>
        <w:t>N</w:t>
      </w:r>
      <w:r>
        <w:rPr>
          <w:rFonts w:ascii="Arial" w:hAnsi="Arial" w:cs="Arial" w:hint="eastAsia"/>
          <w:color w:val="000000"/>
          <w:spacing w:val="15"/>
          <w:szCs w:val="21"/>
        </w:rPr>
        <w:t>et</w:t>
      </w:r>
      <w:proofErr w:type="spellEnd"/>
      <w:r>
        <w:rPr>
          <w:rFonts w:ascii="Arial" w:hAnsi="Arial" w:cs="Arial" w:hint="eastAsia"/>
          <w:color w:val="000000"/>
          <w:spacing w:val="15"/>
          <w:szCs w:val="21"/>
        </w:rPr>
        <w:t>、</w:t>
      </w:r>
      <w:r>
        <w:rPr>
          <w:rFonts w:ascii="Arial" w:hAnsi="Arial" w:cs="Arial"/>
          <w:color w:val="000000"/>
          <w:spacing w:val="15"/>
          <w:szCs w:val="21"/>
        </w:rPr>
        <w:t>JCS</w:t>
      </w:r>
      <w:r>
        <w:rPr>
          <w:rFonts w:ascii="Arial" w:hAnsi="Arial" w:cs="Arial" w:hint="eastAsia"/>
          <w:color w:val="000000"/>
          <w:spacing w:val="15"/>
          <w:szCs w:val="21"/>
        </w:rPr>
        <w:t>、</w:t>
      </w:r>
      <w:r>
        <w:rPr>
          <w:rFonts w:ascii="Arial" w:hAnsi="Arial" w:cs="Arial" w:hint="eastAsia"/>
          <w:color w:val="000000"/>
          <w:spacing w:val="15"/>
          <w:szCs w:val="21"/>
        </w:rPr>
        <w:t>Inf</w:t>
      </w:r>
      <w:r>
        <w:rPr>
          <w:rFonts w:ascii="Arial" w:hAnsi="Arial" w:cs="Arial"/>
          <w:color w:val="000000"/>
          <w:spacing w:val="15"/>
          <w:szCs w:val="21"/>
        </w:rPr>
        <w:t>-N</w:t>
      </w:r>
      <w:r>
        <w:rPr>
          <w:rFonts w:ascii="Arial" w:hAnsi="Arial" w:cs="Arial" w:hint="eastAsia"/>
          <w:color w:val="000000"/>
          <w:spacing w:val="15"/>
          <w:szCs w:val="21"/>
        </w:rPr>
        <w:t>et</w:t>
      </w:r>
      <w:r>
        <w:rPr>
          <w:rFonts w:ascii="Arial" w:hAnsi="Arial" w:cs="Arial" w:hint="eastAsia"/>
          <w:color w:val="000000"/>
          <w:spacing w:val="15"/>
          <w:szCs w:val="21"/>
        </w:rPr>
        <w:t>）。定量结果如表格</w:t>
      </w:r>
      <w:r w:rsidR="004A2E88">
        <w:rPr>
          <w:rFonts w:ascii="Arial" w:hAnsi="Arial" w:cs="Arial" w:hint="eastAsia"/>
          <w:color w:val="000000"/>
          <w:spacing w:val="15"/>
          <w:szCs w:val="21"/>
        </w:rPr>
        <w:t>1</w:t>
      </w:r>
      <w:r>
        <w:rPr>
          <w:rFonts w:ascii="Arial" w:hAnsi="Arial" w:cs="Arial" w:hint="eastAsia"/>
          <w:color w:val="000000"/>
          <w:spacing w:val="15"/>
          <w:szCs w:val="21"/>
        </w:rPr>
        <w:t>所示。可以看出，对其他方法我们所提出的</w:t>
      </w:r>
      <w:r>
        <w:rPr>
          <w:rFonts w:ascii="Arial" w:hAnsi="Arial" w:cs="Arial" w:hint="eastAsia"/>
          <w:color w:val="000000"/>
          <w:spacing w:val="15"/>
          <w:szCs w:val="21"/>
        </w:rPr>
        <w:t>S</w:t>
      </w:r>
      <w:r>
        <w:rPr>
          <w:rFonts w:ascii="Arial" w:hAnsi="Arial" w:cs="Arial"/>
          <w:color w:val="000000"/>
          <w:spacing w:val="15"/>
          <w:szCs w:val="21"/>
        </w:rPr>
        <w:t>MA-N</w:t>
      </w:r>
      <w:r>
        <w:rPr>
          <w:rFonts w:ascii="Arial" w:hAnsi="Arial" w:cs="Arial" w:hint="eastAsia"/>
          <w:color w:val="000000"/>
          <w:spacing w:val="15"/>
          <w:szCs w:val="21"/>
        </w:rPr>
        <w:t>et</w:t>
      </w:r>
      <w:r>
        <w:rPr>
          <w:rFonts w:ascii="Arial" w:hAnsi="Arial" w:cs="Arial" w:hint="eastAsia"/>
          <w:color w:val="000000"/>
          <w:spacing w:val="15"/>
          <w:szCs w:val="21"/>
        </w:rPr>
        <w:t>在</w:t>
      </w:r>
      <w:r>
        <w:rPr>
          <w:rFonts w:ascii="Arial" w:hAnsi="Arial" w:cs="Arial" w:hint="eastAsia"/>
          <w:color w:val="000000"/>
          <w:spacing w:val="15"/>
          <w:szCs w:val="21"/>
        </w:rPr>
        <w:t>I</w:t>
      </w:r>
      <w:r>
        <w:rPr>
          <w:rFonts w:ascii="Arial" w:hAnsi="Arial" w:cs="Arial"/>
          <w:color w:val="000000"/>
          <w:spacing w:val="15"/>
          <w:szCs w:val="21"/>
        </w:rPr>
        <w:t>OU</w:t>
      </w:r>
      <w:r>
        <w:rPr>
          <w:rFonts w:ascii="Arial" w:hAnsi="Arial" w:cs="Arial" w:hint="eastAsia"/>
          <w:color w:val="000000"/>
          <w:spacing w:val="15"/>
          <w:szCs w:val="21"/>
        </w:rPr>
        <w:t>指标上获得了明显的提升，相较于</w:t>
      </w:r>
      <w:proofErr w:type="spellStart"/>
      <w:r>
        <w:rPr>
          <w:rFonts w:ascii="Arial" w:hAnsi="Arial" w:cs="Arial" w:hint="eastAsia"/>
          <w:color w:val="000000"/>
          <w:spacing w:val="15"/>
          <w:szCs w:val="21"/>
        </w:rPr>
        <w:t>Unet</w:t>
      </w:r>
      <w:proofErr w:type="spellEnd"/>
      <w:r>
        <w:rPr>
          <w:rFonts w:ascii="Arial" w:hAnsi="Arial" w:cs="Arial" w:hint="eastAsia"/>
          <w:color w:val="000000"/>
          <w:spacing w:val="15"/>
          <w:szCs w:val="21"/>
        </w:rPr>
        <w:t>提升了</w:t>
      </w:r>
      <w:r>
        <w:rPr>
          <w:rFonts w:ascii="Arial" w:hAnsi="Arial" w:cs="Arial" w:hint="eastAsia"/>
          <w:color w:val="000000"/>
          <w:spacing w:val="15"/>
          <w:szCs w:val="21"/>
        </w:rPr>
        <w:t>7</w:t>
      </w:r>
      <w:r>
        <w:rPr>
          <w:rFonts w:ascii="Arial" w:hAnsi="Arial" w:cs="Arial"/>
          <w:color w:val="000000"/>
          <w:spacing w:val="15"/>
          <w:szCs w:val="21"/>
        </w:rPr>
        <w:t>.8%</w:t>
      </w:r>
      <w:r>
        <w:rPr>
          <w:rFonts w:ascii="Arial" w:hAnsi="Arial" w:cs="Arial" w:hint="eastAsia"/>
          <w:color w:val="000000"/>
          <w:spacing w:val="15"/>
          <w:szCs w:val="21"/>
        </w:rPr>
        <w:t>。</w:t>
      </w:r>
      <w:r>
        <w:rPr>
          <w:rFonts w:ascii="Arial" w:hAnsi="Arial" w:cs="Arial" w:hint="eastAsia"/>
          <w:color w:val="000000"/>
          <w:spacing w:val="15"/>
          <w:szCs w:val="21"/>
        </w:rPr>
        <w:t>D</w:t>
      </w:r>
      <w:r>
        <w:rPr>
          <w:rFonts w:ascii="Arial" w:hAnsi="Arial" w:cs="Arial"/>
          <w:color w:val="000000"/>
          <w:spacing w:val="15"/>
          <w:szCs w:val="21"/>
        </w:rPr>
        <w:t>SC</w:t>
      </w:r>
      <w:r>
        <w:rPr>
          <w:rFonts w:ascii="Arial" w:hAnsi="Arial" w:cs="Arial" w:hint="eastAsia"/>
          <w:color w:val="000000"/>
          <w:spacing w:val="15"/>
          <w:szCs w:val="21"/>
        </w:rPr>
        <w:t>系数也实现了领先。我们将这种改进归因于我们的边缘特征串联模块以及通道自注意力建模和空间线性注意力建模。</w:t>
      </w:r>
    </w:p>
    <w:p w14:paraId="430D7F04" w14:textId="77777777" w:rsidR="00BF6352" w:rsidRDefault="00BF6352" w:rsidP="00BF6352">
      <w:pPr>
        <w:rPr>
          <w:rFonts w:ascii="Arial" w:hAnsi="Arial" w:cs="Arial"/>
          <w:color w:val="000000"/>
          <w:spacing w:val="15"/>
          <w:szCs w:val="21"/>
        </w:rPr>
      </w:pPr>
    </w:p>
    <w:p w14:paraId="77CE867B" w14:textId="1AFF0419" w:rsidR="00BF6352" w:rsidRDefault="00BF6352" w:rsidP="00BF6352">
      <w:pPr>
        <w:rPr>
          <w:rFonts w:eastAsiaTheme="minorHAnsi" w:cs="Arial"/>
          <w:color w:val="000000"/>
          <w:spacing w:val="15"/>
          <w:szCs w:val="21"/>
        </w:rPr>
      </w:pPr>
      <w:r w:rsidRPr="006121CE">
        <w:rPr>
          <w:rFonts w:ascii="Arial" w:hAnsi="Arial" w:cs="Arial" w:hint="eastAsia"/>
          <w:color w:val="000000"/>
          <w:spacing w:val="15"/>
          <w:szCs w:val="21"/>
        </w:rPr>
        <w:t>图</w:t>
      </w:r>
      <w:r w:rsidR="00703B56">
        <w:rPr>
          <w:rFonts w:ascii="Arial" w:hAnsi="Arial" w:cs="Arial" w:hint="eastAsia"/>
          <w:color w:val="000000"/>
          <w:spacing w:val="15"/>
          <w:szCs w:val="21"/>
        </w:rPr>
        <w:t>4</w:t>
      </w:r>
      <w:r w:rsidRPr="006121CE">
        <w:rPr>
          <w:rFonts w:ascii="Arial" w:hAnsi="Arial" w:cs="Arial" w:hint="eastAsia"/>
          <w:color w:val="000000"/>
          <w:spacing w:val="15"/>
          <w:szCs w:val="21"/>
        </w:rPr>
        <w:t>展示了</w:t>
      </w:r>
      <w:r w:rsidRPr="006121CE">
        <w:rPr>
          <w:rFonts w:ascii="Arial" w:hAnsi="Arial" w:cs="Arial" w:hint="eastAsia"/>
          <w:color w:val="000000"/>
          <w:spacing w:val="15"/>
          <w:szCs w:val="21"/>
        </w:rPr>
        <w:t>S</w:t>
      </w:r>
      <w:r w:rsidRPr="006121CE">
        <w:rPr>
          <w:rFonts w:ascii="Arial" w:hAnsi="Arial" w:cs="Arial"/>
          <w:color w:val="000000"/>
          <w:spacing w:val="15"/>
          <w:szCs w:val="21"/>
        </w:rPr>
        <w:t>MA-N</w:t>
      </w:r>
      <w:r w:rsidRPr="006121CE">
        <w:rPr>
          <w:rFonts w:ascii="Arial" w:hAnsi="Arial" w:cs="Arial" w:hint="eastAsia"/>
          <w:color w:val="000000"/>
          <w:spacing w:val="15"/>
          <w:szCs w:val="21"/>
        </w:rPr>
        <w:t>et</w:t>
      </w:r>
      <w:r w:rsidRPr="006121CE">
        <w:rPr>
          <w:rFonts w:ascii="Arial" w:hAnsi="Arial" w:cs="Arial" w:hint="eastAsia"/>
          <w:color w:val="000000"/>
          <w:spacing w:val="15"/>
          <w:szCs w:val="21"/>
        </w:rPr>
        <w:t>与</w:t>
      </w:r>
      <w:proofErr w:type="spellStart"/>
      <w:r w:rsidRPr="006121CE">
        <w:rPr>
          <w:rFonts w:ascii="Arial" w:hAnsi="Arial" w:cs="Arial" w:hint="eastAsia"/>
          <w:color w:val="000000"/>
          <w:spacing w:val="15"/>
          <w:szCs w:val="21"/>
        </w:rPr>
        <w:t>Unet</w:t>
      </w:r>
      <w:proofErr w:type="spellEnd"/>
      <w:r w:rsidRPr="006121CE">
        <w:rPr>
          <w:rFonts w:ascii="Arial" w:hAnsi="Arial" w:cs="Arial" w:hint="eastAsia"/>
          <w:color w:val="000000"/>
          <w:spacing w:val="15"/>
          <w:szCs w:val="21"/>
        </w:rPr>
        <w:t>和三种新提出的</w:t>
      </w:r>
      <w:r w:rsidRPr="006121CE">
        <w:rPr>
          <w:rFonts w:ascii="Arial" w:hAnsi="Arial" w:cs="Arial"/>
          <w:color w:val="000000"/>
          <w:spacing w:val="15"/>
          <w:szCs w:val="21"/>
        </w:rPr>
        <w:t>COVID-19</w:t>
      </w:r>
      <w:r w:rsidRPr="006121CE">
        <w:rPr>
          <w:rFonts w:ascii="Arial" w:hAnsi="Arial" w:cs="Arial"/>
          <w:color w:val="000000"/>
          <w:spacing w:val="15"/>
          <w:szCs w:val="21"/>
        </w:rPr>
        <w:t>病变分割网络</w:t>
      </w:r>
      <w:r w:rsidRPr="006121CE">
        <w:rPr>
          <w:rFonts w:ascii="Arial" w:hAnsi="Arial" w:cs="Arial" w:hint="eastAsia"/>
          <w:color w:val="000000"/>
          <w:spacing w:val="15"/>
          <w:szCs w:val="21"/>
        </w:rPr>
        <w:t>的视觉对比</w:t>
      </w:r>
      <w:r>
        <w:rPr>
          <w:rFonts w:ascii="Arial" w:hAnsi="Arial" w:cs="Arial" w:hint="eastAsia"/>
          <w:color w:val="000000"/>
          <w:spacing w:val="15"/>
          <w:sz w:val="23"/>
          <w:szCs w:val="23"/>
        </w:rPr>
        <w:t>。可以看出</w:t>
      </w:r>
      <w:r>
        <w:rPr>
          <w:rFonts w:ascii="Arial" w:hAnsi="Arial" w:cs="Arial" w:hint="eastAsia"/>
          <w:color w:val="000000"/>
          <w:spacing w:val="15"/>
          <w:sz w:val="23"/>
          <w:szCs w:val="23"/>
        </w:rPr>
        <w:t>S</w:t>
      </w:r>
      <w:r>
        <w:rPr>
          <w:rFonts w:ascii="Arial" w:hAnsi="Arial" w:cs="Arial"/>
          <w:color w:val="000000"/>
          <w:spacing w:val="15"/>
          <w:sz w:val="23"/>
          <w:szCs w:val="23"/>
        </w:rPr>
        <w:t>MA-N</w:t>
      </w:r>
      <w:r>
        <w:rPr>
          <w:rFonts w:ascii="Arial" w:hAnsi="Arial" w:cs="Arial" w:hint="eastAsia"/>
          <w:color w:val="000000"/>
          <w:spacing w:val="15"/>
          <w:sz w:val="23"/>
          <w:szCs w:val="23"/>
        </w:rPr>
        <w:t>et</w:t>
      </w:r>
      <w:r>
        <w:rPr>
          <w:rFonts w:eastAsiaTheme="minorHAnsi" w:cs="Arial" w:hint="eastAsia"/>
          <w:color w:val="000000"/>
          <w:spacing w:val="15"/>
          <w:szCs w:val="21"/>
        </w:rPr>
        <w:t>最接近真实值。而其中，</w:t>
      </w:r>
      <w:proofErr w:type="spellStart"/>
      <w:r>
        <w:rPr>
          <w:rFonts w:eastAsiaTheme="minorHAnsi" w:cs="Arial" w:hint="eastAsia"/>
          <w:color w:val="000000"/>
          <w:spacing w:val="15"/>
          <w:szCs w:val="21"/>
        </w:rPr>
        <w:t>Unet</w:t>
      </w:r>
      <w:proofErr w:type="spellEnd"/>
      <w:r>
        <w:rPr>
          <w:rFonts w:eastAsiaTheme="minorHAnsi" w:cs="Arial" w:hint="eastAsia"/>
          <w:color w:val="000000"/>
          <w:spacing w:val="15"/>
          <w:szCs w:val="21"/>
        </w:rPr>
        <w:t>、</w:t>
      </w:r>
      <w:proofErr w:type="spellStart"/>
      <w:r>
        <w:rPr>
          <w:rFonts w:eastAsiaTheme="minorHAnsi" w:cs="Arial" w:hint="eastAsia"/>
          <w:color w:val="000000"/>
          <w:spacing w:val="15"/>
          <w:szCs w:val="21"/>
        </w:rPr>
        <w:t>Anam</w:t>
      </w:r>
      <w:r>
        <w:rPr>
          <w:rFonts w:eastAsiaTheme="minorHAnsi" w:cs="Arial"/>
          <w:color w:val="000000"/>
          <w:spacing w:val="15"/>
          <w:szCs w:val="21"/>
        </w:rPr>
        <w:t>N</w:t>
      </w:r>
      <w:r>
        <w:rPr>
          <w:rFonts w:eastAsiaTheme="minorHAnsi" w:cs="Arial" w:hint="eastAsia"/>
          <w:color w:val="000000"/>
          <w:spacing w:val="15"/>
          <w:szCs w:val="21"/>
        </w:rPr>
        <w:t>et</w:t>
      </w:r>
      <w:proofErr w:type="spellEnd"/>
      <w:r>
        <w:rPr>
          <w:rFonts w:eastAsiaTheme="minorHAnsi" w:cs="Arial" w:hint="eastAsia"/>
          <w:color w:val="000000"/>
          <w:spacing w:val="15"/>
          <w:szCs w:val="21"/>
        </w:rPr>
        <w:t>分割结果中，出现了许多假阳性像素。得益于我们在损失函数上的选择，S</w:t>
      </w:r>
      <w:r>
        <w:rPr>
          <w:rFonts w:eastAsiaTheme="minorHAnsi" w:cs="Arial"/>
          <w:color w:val="000000"/>
          <w:spacing w:val="15"/>
          <w:szCs w:val="21"/>
        </w:rPr>
        <w:t>MA-N</w:t>
      </w:r>
      <w:r>
        <w:rPr>
          <w:rFonts w:eastAsiaTheme="minorHAnsi" w:cs="Arial" w:hint="eastAsia"/>
          <w:color w:val="000000"/>
          <w:spacing w:val="15"/>
          <w:szCs w:val="21"/>
        </w:rPr>
        <w:t>et在对小病变的分割上取得了不错的效果，相较于其他网络，由于我们加大了损失函数对小病变区域的敏感度使得网络能够很好地分割出小病变区域。</w:t>
      </w:r>
    </w:p>
    <w:p w14:paraId="2E998A5E" w14:textId="77777777" w:rsidR="003279C3" w:rsidRDefault="003279C3" w:rsidP="00BF6352">
      <w:pPr>
        <w:rPr>
          <w:rFonts w:eastAsiaTheme="minorHAnsi" w:cs="Arial"/>
          <w:color w:val="000000"/>
          <w:spacing w:val="15"/>
          <w:szCs w:val="21"/>
        </w:rPr>
      </w:pPr>
    </w:p>
    <w:p w14:paraId="3FA9A6F1" w14:textId="733798AE" w:rsidR="00ED5028" w:rsidRPr="00306277" w:rsidRDefault="00336F52" w:rsidP="00393900">
      <w:pPr>
        <w:rPr>
          <w:rFonts w:eastAsiaTheme="minorHAnsi" w:cs="Arial"/>
          <w:color w:val="000000"/>
          <w:spacing w:val="15"/>
          <w:szCs w:val="21"/>
        </w:rPr>
      </w:pPr>
      <w:r w:rsidRPr="00336F52">
        <w:rPr>
          <w:rFonts w:eastAsiaTheme="minorHAnsi" w:cs="Arial"/>
          <w:noProof/>
          <w:color w:val="000000"/>
          <w:spacing w:val="15"/>
          <w:szCs w:val="21"/>
        </w:rPr>
        <w:lastRenderedPageBreak/>
        <w:drawing>
          <wp:inline distT="0" distB="0" distL="0" distR="0" wp14:anchorId="236511EE" wp14:editId="51642082">
            <wp:extent cx="5274310" cy="29222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922270"/>
                    </a:xfrm>
                    <a:prstGeom prst="rect">
                      <a:avLst/>
                    </a:prstGeom>
                  </pic:spPr>
                </pic:pic>
              </a:graphicData>
            </a:graphic>
          </wp:inline>
        </w:drawing>
      </w:r>
    </w:p>
    <w:p w14:paraId="34C74984" w14:textId="0F7BA450" w:rsidR="004F3A1B" w:rsidRDefault="004F3A1B" w:rsidP="00B3697D">
      <w:pPr>
        <w:jc w:val="center"/>
        <w:rPr>
          <w:b/>
          <w:bCs/>
          <w:color w:val="000000" w:themeColor="text1"/>
          <w:szCs w:val="21"/>
        </w:rPr>
      </w:pPr>
      <w:r>
        <w:rPr>
          <w:rFonts w:hint="eastAsia"/>
          <w:b/>
          <w:bCs/>
          <w:color w:val="000000" w:themeColor="text1"/>
          <w:szCs w:val="21"/>
        </w:rPr>
        <w:t>图5</w:t>
      </w:r>
      <w:r w:rsidR="001707B1">
        <w:rPr>
          <w:rFonts w:hint="eastAsia"/>
          <w:b/>
          <w:bCs/>
          <w:color w:val="000000" w:themeColor="text1"/>
          <w:szCs w:val="21"/>
        </w:rPr>
        <w:t>消融</w:t>
      </w:r>
      <w:r w:rsidR="00B3697D">
        <w:rPr>
          <w:rFonts w:hint="eastAsia"/>
          <w:b/>
          <w:bCs/>
          <w:color w:val="000000" w:themeColor="text1"/>
          <w:szCs w:val="21"/>
        </w:rPr>
        <w:t>实验结果</w:t>
      </w:r>
      <w:r w:rsidR="00171437">
        <w:rPr>
          <w:rFonts w:hint="eastAsia"/>
          <w:b/>
          <w:bCs/>
          <w:color w:val="000000" w:themeColor="text1"/>
          <w:szCs w:val="21"/>
        </w:rPr>
        <w:t>：</w:t>
      </w:r>
      <w:r w:rsidR="008B2788">
        <w:rPr>
          <w:b/>
          <w:bCs/>
          <w:color w:val="000000" w:themeColor="text1"/>
          <w:szCs w:val="21"/>
        </w:rPr>
        <w:t>A</w:t>
      </w:r>
      <w:r w:rsidR="008B2788">
        <w:rPr>
          <w:rFonts w:hint="eastAsia"/>
          <w:b/>
          <w:bCs/>
          <w:color w:val="000000" w:themeColor="text1"/>
          <w:szCs w:val="21"/>
        </w:rPr>
        <w:t>：</w:t>
      </w:r>
      <w:r w:rsidR="008B2788">
        <w:rPr>
          <w:b/>
          <w:bCs/>
          <w:color w:val="000000" w:themeColor="text1"/>
          <w:szCs w:val="21"/>
        </w:rPr>
        <w:t>SMA-N</w:t>
      </w:r>
      <w:r w:rsidR="008B2788">
        <w:rPr>
          <w:rFonts w:hint="eastAsia"/>
          <w:b/>
          <w:bCs/>
          <w:color w:val="000000" w:themeColor="text1"/>
          <w:szCs w:val="21"/>
        </w:rPr>
        <w:t>et</w:t>
      </w:r>
      <w:r w:rsidR="00171437">
        <w:rPr>
          <w:b/>
          <w:bCs/>
          <w:color w:val="000000" w:themeColor="text1"/>
          <w:szCs w:val="21"/>
        </w:rPr>
        <w:t xml:space="preserve"> </w:t>
      </w:r>
      <w:r w:rsidR="00171437">
        <w:rPr>
          <w:rFonts w:hint="eastAsia"/>
          <w:b/>
          <w:bCs/>
          <w:color w:val="000000" w:themeColor="text1"/>
          <w:szCs w:val="21"/>
        </w:rPr>
        <w:t>without</w:t>
      </w:r>
      <w:r w:rsidR="00024262">
        <w:rPr>
          <w:b/>
          <w:bCs/>
          <w:color w:val="000000" w:themeColor="text1"/>
          <w:szCs w:val="21"/>
        </w:rPr>
        <w:t xml:space="preserve"> </w:t>
      </w:r>
      <w:r w:rsidR="00171437">
        <w:rPr>
          <w:b/>
          <w:bCs/>
          <w:color w:val="000000" w:themeColor="text1"/>
          <w:szCs w:val="21"/>
        </w:rPr>
        <w:t>CAM B</w:t>
      </w:r>
      <w:r w:rsidR="00024262">
        <w:rPr>
          <w:rFonts w:hint="eastAsia"/>
          <w:b/>
          <w:bCs/>
          <w:color w:val="000000" w:themeColor="text1"/>
          <w:szCs w:val="21"/>
        </w:rPr>
        <w:t>：</w:t>
      </w:r>
      <w:r w:rsidR="00024262">
        <w:rPr>
          <w:b/>
          <w:bCs/>
          <w:color w:val="000000" w:themeColor="text1"/>
          <w:szCs w:val="21"/>
        </w:rPr>
        <w:t>SMA-N</w:t>
      </w:r>
      <w:r w:rsidR="00024262">
        <w:rPr>
          <w:rFonts w:hint="eastAsia"/>
          <w:b/>
          <w:bCs/>
          <w:color w:val="000000" w:themeColor="text1"/>
          <w:szCs w:val="21"/>
        </w:rPr>
        <w:t>et</w:t>
      </w:r>
      <w:r w:rsidR="00024262">
        <w:rPr>
          <w:b/>
          <w:bCs/>
          <w:color w:val="000000" w:themeColor="text1"/>
          <w:szCs w:val="21"/>
        </w:rPr>
        <w:t xml:space="preserve"> </w:t>
      </w:r>
      <w:r w:rsidR="00024262">
        <w:rPr>
          <w:rFonts w:hint="eastAsia"/>
          <w:b/>
          <w:bCs/>
          <w:color w:val="000000" w:themeColor="text1"/>
          <w:szCs w:val="21"/>
        </w:rPr>
        <w:t>without</w:t>
      </w:r>
      <w:r w:rsidR="00024262">
        <w:rPr>
          <w:b/>
          <w:bCs/>
          <w:color w:val="000000" w:themeColor="text1"/>
          <w:szCs w:val="21"/>
        </w:rPr>
        <w:t xml:space="preserve"> PLAM C :</w:t>
      </w:r>
      <w:r w:rsidR="00CE625E">
        <w:rPr>
          <w:b/>
          <w:bCs/>
          <w:color w:val="000000" w:themeColor="text1"/>
          <w:szCs w:val="21"/>
        </w:rPr>
        <w:t>SMA-N</w:t>
      </w:r>
      <w:r w:rsidR="00CE625E">
        <w:rPr>
          <w:rFonts w:hint="eastAsia"/>
          <w:b/>
          <w:bCs/>
          <w:color w:val="000000" w:themeColor="text1"/>
          <w:szCs w:val="21"/>
        </w:rPr>
        <w:t>et</w:t>
      </w:r>
      <w:r w:rsidR="00306277">
        <w:rPr>
          <w:b/>
          <w:bCs/>
          <w:color w:val="000000" w:themeColor="text1"/>
          <w:szCs w:val="21"/>
        </w:rPr>
        <w:t xml:space="preserve"> </w:t>
      </w:r>
      <w:r w:rsidR="00306277">
        <w:rPr>
          <w:rFonts w:hint="eastAsia"/>
          <w:b/>
          <w:bCs/>
          <w:color w:val="000000" w:themeColor="text1"/>
          <w:szCs w:val="21"/>
        </w:rPr>
        <w:t>without</w:t>
      </w:r>
      <w:r w:rsidR="00306277">
        <w:rPr>
          <w:b/>
          <w:bCs/>
          <w:color w:val="000000" w:themeColor="text1"/>
          <w:szCs w:val="21"/>
        </w:rPr>
        <w:t xml:space="preserve"> </w:t>
      </w:r>
      <w:r w:rsidR="00306277">
        <w:rPr>
          <w:rFonts w:hint="eastAsia"/>
          <w:b/>
          <w:bCs/>
          <w:color w:val="000000" w:themeColor="text1"/>
          <w:szCs w:val="21"/>
        </w:rPr>
        <w:t xml:space="preserve">特征拼接 </w:t>
      </w:r>
      <w:r w:rsidR="00306277">
        <w:rPr>
          <w:b/>
          <w:bCs/>
          <w:color w:val="000000" w:themeColor="text1"/>
          <w:szCs w:val="21"/>
        </w:rPr>
        <w:t>D SMA-N</w:t>
      </w:r>
      <w:r w:rsidR="00306277">
        <w:rPr>
          <w:rFonts w:hint="eastAsia"/>
          <w:b/>
          <w:bCs/>
          <w:color w:val="000000" w:themeColor="text1"/>
          <w:szCs w:val="21"/>
        </w:rPr>
        <w:t>et</w:t>
      </w:r>
    </w:p>
    <w:p w14:paraId="2D6D427C" w14:textId="77777777" w:rsidR="003279C3" w:rsidRDefault="003279C3" w:rsidP="00B3697D">
      <w:pPr>
        <w:jc w:val="center"/>
        <w:rPr>
          <w:b/>
          <w:bCs/>
          <w:color w:val="000000" w:themeColor="text1"/>
          <w:szCs w:val="21"/>
        </w:rPr>
      </w:pPr>
    </w:p>
    <w:p w14:paraId="675835DD" w14:textId="588F9098" w:rsidR="000678FC" w:rsidRDefault="000678FC" w:rsidP="00393900">
      <w:pPr>
        <w:rPr>
          <w:b/>
          <w:bCs/>
          <w:color w:val="000000" w:themeColor="text1"/>
          <w:szCs w:val="21"/>
        </w:rPr>
      </w:pPr>
      <w:r>
        <w:rPr>
          <w:rFonts w:hint="eastAsia"/>
          <w:b/>
          <w:bCs/>
          <w:color w:val="000000" w:themeColor="text1"/>
          <w:szCs w:val="21"/>
        </w:rPr>
        <w:t>D</w:t>
      </w:r>
      <w:r>
        <w:rPr>
          <w:b/>
          <w:bCs/>
          <w:color w:val="000000" w:themeColor="text1"/>
          <w:szCs w:val="21"/>
        </w:rPr>
        <w:t xml:space="preserve"> </w:t>
      </w:r>
      <w:r>
        <w:rPr>
          <w:rFonts w:hint="eastAsia"/>
          <w:b/>
          <w:bCs/>
          <w:color w:val="000000" w:themeColor="text1"/>
          <w:szCs w:val="21"/>
        </w:rPr>
        <w:t>消融学习</w:t>
      </w:r>
    </w:p>
    <w:p w14:paraId="16AAF854" w14:textId="766366D6" w:rsidR="000678FC" w:rsidRDefault="000678FC" w:rsidP="00393900">
      <w:pPr>
        <w:rPr>
          <w:ins w:id="523" w:author="tang chi" w:date="2022-07-17T19:38:00Z"/>
          <w:color w:val="000000" w:themeColor="text1"/>
          <w:szCs w:val="21"/>
        </w:rPr>
      </w:pPr>
      <w:r>
        <w:rPr>
          <w:rFonts w:hint="eastAsia"/>
          <w:color w:val="000000" w:themeColor="text1"/>
          <w:szCs w:val="21"/>
        </w:rPr>
        <w:t>在这一节中，</w:t>
      </w:r>
      <w:r w:rsidR="0077760A">
        <w:rPr>
          <w:rFonts w:hint="eastAsia"/>
          <w:color w:val="000000" w:themeColor="text1"/>
          <w:szCs w:val="21"/>
        </w:rPr>
        <w:t>我们通过实验来证明S</w:t>
      </w:r>
      <w:r w:rsidR="0077760A">
        <w:rPr>
          <w:color w:val="000000" w:themeColor="text1"/>
          <w:szCs w:val="21"/>
        </w:rPr>
        <w:t>MA-N</w:t>
      </w:r>
      <w:r w:rsidR="0077760A">
        <w:rPr>
          <w:rFonts w:hint="eastAsia"/>
          <w:color w:val="000000" w:themeColor="text1"/>
          <w:szCs w:val="21"/>
        </w:rPr>
        <w:t>et的关键组件的</w:t>
      </w:r>
      <w:r w:rsidR="0012290A">
        <w:rPr>
          <w:rFonts w:hint="eastAsia"/>
          <w:color w:val="000000" w:themeColor="text1"/>
          <w:szCs w:val="21"/>
        </w:rPr>
        <w:t>性能，包括特征边缘拼接、</w:t>
      </w:r>
      <w:r w:rsidR="005F3A03">
        <w:rPr>
          <w:rFonts w:hint="eastAsia"/>
          <w:color w:val="000000" w:themeColor="text1"/>
          <w:szCs w:val="21"/>
        </w:rPr>
        <w:t>通道自注意力机制模块、空间线性注意力机制模块。</w:t>
      </w:r>
      <w:ins w:id="524" w:author="卢 芳芳" w:date="2022-07-11T19:14:00Z">
        <w:r w:rsidR="003C1E77">
          <w:rPr>
            <w:rFonts w:hint="eastAsia"/>
            <w:color w:val="000000" w:themeColor="text1"/>
            <w:szCs w:val="21"/>
          </w:rPr>
          <w:t>先介绍图5的ABCD分别代表什么？</w:t>
        </w:r>
      </w:ins>
    </w:p>
    <w:p w14:paraId="5E6D15FA" w14:textId="41E3B054" w:rsidR="00DA745C" w:rsidRDefault="00DA745C" w:rsidP="00393900">
      <w:pPr>
        <w:rPr>
          <w:color w:val="000000" w:themeColor="text1"/>
          <w:szCs w:val="21"/>
        </w:rPr>
      </w:pPr>
      <w:ins w:id="525" w:author="tang chi" w:date="2022-07-17T19:38:00Z">
        <w:r>
          <w:rPr>
            <w:rFonts w:hint="eastAsia"/>
            <w:color w:val="000000" w:themeColor="text1"/>
            <w:szCs w:val="21"/>
          </w:rPr>
          <w:t>图5中</w:t>
        </w:r>
      </w:ins>
      <w:ins w:id="526" w:author="tang chi" w:date="2022-07-17T19:39:00Z">
        <w:r>
          <w:rPr>
            <w:rFonts w:hint="eastAsia"/>
            <w:color w:val="000000" w:themeColor="text1"/>
            <w:szCs w:val="21"/>
          </w:rPr>
          <w:t>A</w:t>
        </w:r>
        <w:r>
          <w:rPr>
            <w:color w:val="000000" w:themeColor="text1"/>
            <w:szCs w:val="21"/>
          </w:rPr>
          <w:t>为</w:t>
        </w:r>
        <w:r>
          <w:rPr>
            <w:rFonts w:hint="eastAsia"/>
            <w:color w:val="000000" w:themeColor="text1"/>
            <w:szCs w:val="21"/>
          </w:rPr>
          <w:t>摘掉C</w:t>
        </w:r>
        <w:r>
          <w:rPr>
            <w:color w:val="000000" w:themeColor="text1"/>
            <w:szCs w:val="21"/>
          </w:rPr>
          <w:t>AM模块</w:t>
        </w:r>
        <w:r>
          <w:rPr>
            <w:rFonts w:hint="eastAsia"/>
            <w:color w:val="000000" w:themeColor="text1"/>
            <w:szCs w:val="21"/>
          </w:rPr>
          <w:t>的S</w:t>
        </w:r>
        <w:r>
          <w:rPr>
            <w:color w:val="000000" w:themeColor="text1"/>
            <w:szCs w:val="21"/>
          </w:rPr>
          <w:t>MA-N</w:t>
        </w:r>
      </w:ins>
      <w:ins w:id="527" w:author="tang chi" w:date="2022-07-17T19:40:00Z">
        <w:r>
          <w:rPr>
            <w:color w:val="000000" w:themeColor="text1"/>
            <w:szCs w:val="21"/>
          </w:rPr>
          <w:t>et</w:t>
        </w:r>
        <w:r w:rsidR="00705D07">
          <w:rPr>
            <w:rFonts w:hint="eastAsia"/>
            <w:color w:val="000000" w:themeColor="text1"/>
            <w:szCs w:val="21"/>
          </w:rPr>
          <w:t>、B</w:t>
        </w:r>
        <w:r w:rsidR="00705D07">
          <w:rPr>
            <w:color w:val="000000" w:themeColor="text1"/>
            <w:szCs w:val="21"/>
          </w:rPr>
          <w:t>为</w:t>
        </w:r>
        <w:r w:rsidR="00705D07">
          <w:rPr>
            <w:rFonts w:hint="eastAsia"/>
            <w:color w:val="000000" w:themeColor="text1"/>
            <w:szCs w:val="21"/>
          </w:rPr>
          <w:t>摘掉P</w:t>
        </w:r>
        <w:r w:rsidR="00705D07">
          <w:rPr>
            <w:color w:val="000000" w:themeColor="text1"/>
            <w:szCs w:val="21"/>
          </w:rPr>
          <w:t>LAM模块</w:t>
        </w:r>
        <w:r w:rsidR="00705D07">
          <w:rPr>
            <w:rFonts w:hint="eastAsia"/>
            <w:color w:val="000000" w:themeColor="text1"/>
            <w:szCs w:val="21"/>
          </w:rPr>
          <w:t>的S</w:t>
        </w:r>
        <w:r w:rsidR="00705D07">
          <w:rPr>
            <w:color w:val="000000" w:themeColor="text1"/>
            <w:szCs w:val="21"/>
          </w:rPr>
          <w:t>MA-Net</w:t>
        </w:r>
        <w:r w:rsidR="00705D07">
          <w:rPr>
            <w:rFonts w:hint="eastAsia"/>
            <w:color w:val="000000" w:themeColor="text1"/>
            <w:szCs w:val="21"/>
          </w:rPr>
          <w:t>、C</w:t>
        </w:r>
        <w:r w:rsidR="00705D07">
          <w:rPr>
            <w:color w:val="000000" w:themeColor="text1"/>
            <w:szCs w:val="21"/>
          </w:rPr>
          <w:t>为</w:t>
        </w:r>
        <w:r w:rsidR="00705D07">
          <w:rPr>
            <w:rFonts w:hint="eastAsia"/>
            <w:color w:val="000000" w:themeColor="text1"/>
            <w:szCs w:val="21"/>
          </w:rPr>
          <w:t>摘掉</w:t>
        </w:r>
      </w:ins>
      <w:ins w:id="528" w:author="tang chi" w:date="2022-07-17T19:41:00Z">
        <w:r w:rsidR="00705D07">
          <w:rPr>
            <w:rFonts w:hint="eastAsia"/>
            <w:color w:val="000000" w:themeColor="text1"/>
            <w:szCs w:val="21"/>
          </w:rPr>
          <w:t>特征拼接模块的S</w:t>
        </w:r>
        <w:r w:rsidR="00705D07">
          <w:rPr>
            <w:color w:val="000000" w:themeColor="text1"/>
            <w:szCs w:val="21"/>
          </w:rPr>
          <w:t>MA-Net</w:t>
        </w:r>
        <w:r w:rsidR="00705D07">
          <w:rPr>
            <w:rFonts w:hint="eastAsia"/>
            <w:color w:val="000000" w:themeColor="text1"/>
            <w:szCs w:val="21"/>
          </w:rPr>
          <w:t>、D</w:t>
        </w:r>
        <w:r w:rsidR="00705D07">
          <w:rPr>
            <w:color w:val="000000" w:themeColor="text1"/>
            <w:szCs w:val="21"/>
          </w:rPr>
          <w:t>为</w:t>
        </w:r>
        <w:r w:rsidR="00705D07">
          <w:rPr>
            <w:rFonts w:hint="eastAsia"/>
            <w:color w:val="000000" w:themeColor="text1"/>
            <w:szCs w:val="21"/>
          </w:rPr>
          <w:t>完整的S</w:t>
        </w:r>
        <w:r w:rsidR="00705D07">
          <w:rPr>
            <w:color w:val="000000" w:themeColor="text1"/>
            <w:szCs w:val="21"/>
          </w:rPr>
          <w:t>MA-Net</w:t>
        </w:r>
        <w:r w:rsidR="00705D07">
          <w:rPr>
            <w:rFonts w:hint="eastAsia"/>
            <w:color w:val="000000" w:themeColor="text1"/>
            <w:szCs w:val="21"/>
          </w:rPr>
          <w:t>。</w:t>
        </w:r>
      </w:ins>
    </w:p>
    <w:p w14:paraId="0DBBDB84" w14:textId="77777777" w:rsidR="001400D4" w:rsidRDefault="001400D4" w:rsidP="00393900">
      <w:pPr>
        <w:rPr>
          <w:color w:val="000000" w:themeColor="text1"/>
          <w:szCs w:val="21"/>
        </w:rPr>
      </w:pPr>
    </w:p>
    <w:p w14:paraId="37BC35A0" w14:textId="11FB681D" w:rsidR="006B3A22" w:rsidRPr="006249AF" w:rsidRDefault="006B3A22" w:rsidP="00CE6594">
      <w:pPr>
        <w:pStyle w:val="aa"/>
        <w:numPr>
          <w:ilvl w:val="0"/>
          <w:numId w:val="2"/>
        </w:numPr>
        <w:ind w:firstLineChars="0"/>
        <w:rPr>
          <w:b/>
          <w:bCs/>
          <w:color w:val="000000" w:themeColor="text1"/>
          <w:szCs w:val="21"/>
        </w:rPr>
      </w:pPr>
      <w:r>
        <w:rPr>
          <w:rFonts w:hint="eastAsia"/>
          <w:b/>
          <w:bCs/>
          <w:color w:val="000000" w:themeColor="text1"/>
          <w:szCs w:val="21"/>
        </w:rPr>
        <w:t xml:space="preserve">通道注意机制的有效性 </w:t>
      </w:r>
      <w:r w:rsidR="00054D18">
        <w:rPr>
          <w:rFonts w:hint="eastAsia"/>
          <w:color w:val="000000" w:themeColor="text1"/>
          <w:szCs w:val="21"/>
        </w:rPr>
        <w:t>为了探究</w:t>
      </w:r>
      <w:r w:rsidR="00FD63F0">
        <w:rPr>
          <w:rFonts w:hint="eastAsia"/>
          <w:color w:val="000000" w:themeColor="text1"/>
          <w:szCs w:val="21"/>
        </w:rPr>
        <w:t>S</w:t>
      </w:r>
      <w:r w:rsidR="00FD63F0">
        <w:rPr>
          <w:color w:val="000000" w:themeColor="text1"/>
          <w:szCs w:val="21"/>
        </w:rPr>
        <w:t>MA-N</w:t>
      </w:r>
      <w:r w:rsidR="00FD63F0">
        <w:rPr>
          <w:rFonts w:hint="eastAsia"/>
          <w:color w:val="000000" w:themeColor="text1"/>
          <w:szCs w:val="21"/>
        </w:rPr>
        <w:t>et的通道</w:t>
      </w:r>
      <w:proofErr w:type="gramStart"/>
      <w:r w:rsidR="00FD63F0">
        <w:rPr>
          <w:rFonts w:hint="eastAsia"/>
          <w:color w:val="000000" w:themeColor="text1"/>
          <w:szCs w:val="21"/>
        </w:rPr>
        <w:t>自注意</w:t>
      </w:r>
      <w:proofErr w:type="gramEnd"/>
      <w:r w:rsidR="00FD63F0">
        <w:rPr>
          <w:rFonts w:hint="eastAsia"/>
          <w:color w:val="000000" w:themeColor="text1"/>
          <w:szCs w:val="21"/>
        </w:rPr>
        <w:t>机制，我们</w:t>
      </w:r>
      <w:r w:rsidR="009F7A60">
        <w:rPr>
          <w:rFonts w:hint="eastAsia"/>
          <w:color w:val="000000" w:themeColor="text1"/>
          <w:szCs w:val="21"/>
        </w:rPr>
        <w:t>提出两个基准：</w:t>
      </w:r>
      <w:r w:rsidR="00262F3A">
        <w:rPr>
          <w:rFonts w:hint="eastAsia"/>
          <w:color w:val="000000" w:themeColor="text1"/>
          <w:szCs w:val="21"/>
        </w:rPr>
        <w:t>如</w:t>
      </w:r>
      <w:r w:rsidR="009A4F66">
        <w:rPr>
          <w:rFonts w:hint="eastAsia"/>
          <w:color w:val="000000" w:themeColor="text1"/>
          <w:szCs w:val="21"/>
        </w:rPr>
        <w:t>图5</w:t>
      </w:r>
      <w:r w:rsidR="00262F3A">
        <w:rPr>
          <w:rFonts w:hint="eastAsia"/>
          <w:color w:val="000000" w:themeColor="text1"/>
          <w:szCs w:val="21"/>
        </w:rPr>
        <w:t>中A</w:t>
      </w:r>
      <w:r w:rsidR="00DF16D9">
        <w:rPr>
          <w:rFonts w:hint="eastAsia"/>
          <w:color w:val="000000" w:themeColor="text1"/>
          <w:szCs w:val="21"/>
        </w:rPr>
        <w:t>（S</w:t>
      </w:r>
      <w:r w:rsidR="00DF16D9">
        <w:rPr>
          <w:color w:val="000000" w:themeColor="text1"/>
          <w:szCs w:val="21"/>
        </w:rPr>
        <w:t>MA-N</w:t>
      </w:r>
      <w:r w:rsidR="00DF16D9">
        <w:rPr>
          <w:rFonts w:hint="eastAsia"/>
          <w:color w:val="000000" w:themeColor="text1"/>
          <w:szCs w:val="21"/>
        </w:rPr>
        <w:t>et</w:t>
      </w:r>
      <w:r w:rsidR="00DF16D9">
        <w:rPr>
          <w:color w:val="000000" w:themeColor="text1"/>
          <w:szCs w:val="21"/>
        </w:rPr>
        <w:t xml:space="preserve"> </w:t>
      </w:r>
      <w:proofErr w:type="spellStart"/>
      <w:r w:rsidR="00DF16D9">
        <w:rPr>
          <w:rFonts w:hint="eastAsia"/>
          <w:color w:val="000000" w:themeColor="text1"/>
          <w:szCs w:val="21"/>
        </w:rPr>
        <w:t>without</w:t>
      </w:r>
      <w:r w:rsidR="00DF16D9">
        <w:rPr>
          <w:color w:val="000000" w:themeColor="text1"/>
          <w:szCs w:val="21"/>
        </w:rPr>
        <w:t>CAM</w:t>
      </w:r>
      <w:proofErr w:type="spellEnd"/>
      <w:r w:rsidR="00DF16D9">
        <w:rPr>
          <w:rFonts w:hint="eastAsia"/>
          <w:color w:val="000000" w:themeColor="text1"/>
          <w:szCs w:val="21"/>
        </w:rPr>
        <w:t>）</w:t>
      </w:r>
      <w:r w:rsidR="00262F3A">
        <w:rPr>
          <w:rFonts w:hint="eastAsia"/>
          <w:color w:val="000000" w:themeColor="text1"/>
          <w:szCs w:val="21"/>
        </w:rPr>
        <w:t>、</w:t>
      </w:r>
      <w:r w:rsidR="00BD7FD7">
        <w:rPr>
          <w:color w:val="000000" w:themeColor="text1"/>
          <w:szCs w:val="21"/>
        </w:rPr>
        <w:t>D</w:t>
      </w:r>
      <w:r w:rsidR="00DF16D9">
        <w:rPr>
          <w:rFonts w:hint="eastAsia"/>
          <w:color w:val="000000" w:themeColor="text1"/>
          <w:szCs w:val="21"/>
        </w:rPr>
        <w:t>（S</w:t>
      </w:r>
      <w:r w:rsidR="00DF16D9">
        <w:rPr>
          <w:color w:val="000000" w:themeColor="text1"/>
          <w:szCs w:val="21"/>
        </w:rPr>
        <w:t>MA-N</w:t>
      </w:r>
      <w:r w:rsidR="00DF16D9">
        <w:rPr>
          <w:rFonts w:hint="eastAsia"/>
          <w:color w:val="000000" w:themeColor="text1"/>
          <w:szCs w:val="21"/>
        </w:rPr>
        <w:t>et）</w:t>
      </w:r>
      <w:r w:rsidR="00262F3A">
        <w:rPr>
          <w:rFonts w:hint="eastAsia"/>
          <w:color w:val="000000" w:themeColor="text1"/>
          <w:szCs w:val="21"/>
        </w:rPr>
        <w:t>所示，</w:t>
      </w:r>
      <w:r w:rsidR="003B5B2F">
        <w:rPr>
          <w:rFonts w:hint="eastAsia"/>
          <w:color w:val="000000" w:themeColor="text1"/>
          <w:szCs w:val="21"/>
        </w:rPr>
        <w:t>结果表明C</w:t>
      </w:r>
      <w:r w:rsidR="003B5B2F">
        <w:rPr>
          <w:color w:val="000000" w:themeColor="text1"/>
          <w:szCs w:val="21"/>
        </w:rPr>
        <w:t>AM</w:t>
      </w:r>
      <w:r w:rsidR="003B5B2F">
        <w:rPr>
          <w:rFonts w:hint="eastAsia"/>
          <w:color w:val="000000" w:themeColor="text1"/>
          <w:szCs w:val="21"/>
        </w:rPr>
        <w:t>对网络性能的提升</w:t>
      </w:r>
      <w:r w:rsidR="006249AF">
        <w:rPr>
          <w:rFonts w:hint="eastAsia"/>
          <w:color w:val="000000" w:themeColor="text1"/>
          <w:szCs w:val="21"/>
        </w:rPr>
        <w:t>有效。</w:t>
      </w:r>
    </w:p>
    <w:p w14:paraId="47CBEDD1" w14:textId="49393403" w:rsidR="004F48D1" w:rsidRPr="00BE6E6A" w:rsidRDefault="006249AF" w:rsidP="001351D7">
      <w:pPr>
        <w:pStyle w:val="aa"/>
        <w:numPr>
          <w:ilvl w:val="0"/>
          <w:numId w:val="2"/>
        </w:numPr>
        <w:ind w:firstLineChars="0"/>
        <w:rPr>
          <w:b/>
          <w:bCs/>
          <w:color w:val="000000" w:themeColor="text1"/>
          <w:szCs w:val="21"/>
        </w:rPr>
      </w:pPr>
      <w:r>
        <w:rPr>
          <w:rFonts w:hint="eastAsia"/>
          <w:b/>
          <w:bCs/>
          <w:color w:val="000000" w:themeColor="text1"/>
          <w:szCs w:val="21"/>
        </w:rPr>
        <w:t>空间线性注意力机制的有效性：</w:t>
      </w:r>
      <w:r w:rsidR="00360EEA">
        <w:rPr>
          <w:rFonts w:hint="eastAsia"/>
          <w:color w:val="000000" w:themeColor="text1"/>
          <w:szCs w:val="21"/>
        </w:rPr>
        <w:t>从</w:t>
      </w:r>
      <w:r w:rsidR="009A4F66">
        <w:rPr>
          <w:rFonts w:hint="eastAsia"/>
          <w:color w:val="000000" w:themeColor="text1"/>
          <w:szCs w:val="21"/>
        </w:rPr>
        <w:t>图5</w:t>
      </w:r>
      <w:r w:rsidR="00770BB1">
        <w:rPr>
          <w:rFonts w:hint="eastAsia"/>
          <w:color w:val="000000" w:themeColor="text1"/>
          <w:szCs w:val="21"/>
        </w:rPr>
        <w:t>可以观察到B（S</w:t>
      </w:r>
      <w:r w:rsidR="00770BB1">
        <w:rPr>
          <w:color w:val="000000" w:themeColor="text1"/>
          <w:szCs w:val="21"/>
        </w:rPr>
        <w:t>MA-N</w:t>
      </w:r>
      <w:r w:rsidR="00770BB1">
        <w:rPr>
          <w:rFonts w:hint="eastAsia"/>
          <w:color w:val="000000" w:themeColor="text1"/>
          <w:szCs w:val="21"/>
        </w:rPr>
        <w:t>et</w:t>
      </w:r>
      <w:r w:rsidR="00770BB1">
        <w:rPr>
          <w:color w:val="000000" w:themeColor="text1"/>
          <w:szCs w:val="21"/>
        </w:rPr>
        <w:t xml:space="preserve"> </w:t>
      </w:r>
      <w:r w:rsidR="00770BB1">
        <w:rPr>
          <w:rFonts w:hint="eastAsia"/>
          <w:color w:val="000000" w:themeColor="text1"/>
          <w:szCs w:val="21"/>
        </w:rPr>
        <w:t>without</w:t>
      </w:r>
      <w:r w:rsidR="00607745">
        <w:rPr>
          <w:rFonts w:hint="eastAsia"/>
          <w:color w:val="000000" w:themeColor="text1"/>
          <w:szCs w:val="21"/>
        </w:rPr>
        <w:t xml:space="preserve"> </w:t>
      </w:r>
      <w:r w:rsidR="00607745">
        <w:rPr>
          <w:color w:val="000000" w:themeColor="text1"/>
          <w:szCs w:val="21"/>
        </w:rPr>
        <w:t>PLAM</w:t>
      </w:r>
      <w:r w:rsidR="00770BB1">
        <w:rPr>
          <w:rFonts w:hint="eastAsia"/>
          <w:color w:val="000000" w:themeColor="text1"/>
          <w:szCs w:val="21"/>
        </w:rPr>
        <w:t>）</w:t>
      </w:r>
      <w:r w:rsidR="00B6011A">
        <w:rPr>
          <w:rFonts w:hint="eastAsia"/>
          <w:color w:val="000000" w:themeColor="text1"/>
          <w:szCs w:val="21"/>
        </w:rPr>
        <w:t>与</w:t>
      </w:r>
      <w:r w:rsidR="00BD7FD7">
        <w:rPr>
          <w:color w:val="000000" w:themeColor="text1"/>
          <w:szCs w:val="21"/>
        </w:rPr>
        <w:t>D</w:t>
      </w:r>
      <w:r w:rsidR="00B6011A">
        <w:rPr>
          <w:rFonts w:hint="eastAsia"/>
          <w:color w:val="000000" w:themeColor="text1"/>
          <w:szCs w:val="21"/>
        </w:rPr>
        <w:t>之间对比，I</w:t>
      </w:r>
      <w:r w:rsidR="00B6011A">
        <w:rPr>
          <w:color w:val="000000" w:themeColor="text1"/>
          <w:szCs w:val="21"/>
        </w:rPr>
        <w:t>OU</w:t>
      </w:r>
      <w:r w:rsidR="00B6011A">
        <w:rPr>
          <w:rFonts w:hint="eastAsia"/>
          <w:color w:val="000000" w:themeColor="text1"/>
          <w:szCs w:val="21"/>
        </w:rPr>
        <w:t>数值下降较多，</w:t>
      </w:r>
      <w:r w:rsidR="004531B6">
        <w:rPr>
          <w:rFonts w:hint="eastAsia"/>
          <w:color w:val="000000" w:themeColor="text1"/>
          <w:szCs w:val="21"/>
        </w:rPr>
        <w:t>这表明空间线性注意力机制对网络</w:t>
      </w:r>
      <w:r w:rsidR="004D6DB7">
        <w:rPr>
          <w:rFonts w:hint="eastAsia"/>
          <w:color w:val="000000" w:themeColor="text1"/>
          <w:szCs w:val="21"/>
        </w:rPr>
        <w:t>学习分割病变区域</w:t>
      </w:r>
      <w:r w:rsidR="00F91993">
        <w:rPr>
          <w:rFonts w:hint="eastAsia"/>
          <w:color w:val="000000" w:themeColor="text1"/>
          <w:szCs w:val="21"/>
        </w:rPr>
        <w:t>有重要的指导作用，让网络S</w:t>
      </w:r>
      <w:r w:rsidR="00F91993">
        <w:rPr>
          <w:color w:val="000000" w:themeColor="text1"/>
          <w:szCs w:val="21"/>
        </w:rPr>
        <w:t>MA-N</w:t>
      </w:r>
      <w:r w:rsidR="00F91993">
        <w:rPr>
          <w:rFonts w:hint="eastAsia"/>
          <w:color w:val="000000" w:themeColor="text1"/>
          <w:szCs w:val="21"/>
        </w:rPr>
        <w:t>et更加关注</w:t>
      </w:r>
      <w:r w:rsidR="00856F63">
        <w:rPr>
          <w:rFonts w:hint="eastAsia"/>
          <w:color w:val="000000" w:themeColor="text1"/>
          <w:szCs w:val="21"/>
        </w:rPr>
        <w:t>病变区域的像素。</w:t>
      </w:r>
    </w:p>
    <w:p w14:paraId="132275ED" w14:textId="20FD6D5D" w:rsidR="003279C3" w:rsidRPr="00C81B5F" w:rsidRDefault="00BE6E6A" w:rsidP="00802E97">
      <w:pPr>
        <w:pStyle w:val="aa"/>
        <w:numPr>
          <w:ilvl w:val="0"/>
          <w:numId w:val="2"/>
        </w:numPr>
        <w:ind w:firstLineChars="0"/>
        <w:rPr>
          <w:b/>
          <w:bCs/>
          <w:color w:val="000000" w:themeColor="text1"/>
          <w:szCs w:val="21"/>
        </w:rPr>
      </w:pPr>
      <w:r>
        <w:rPr>
          <w:rFonts w:hint="eastAsia"/>
          <w:b/>
          <w:bCs/>
          <w:color w:val="000000" w:themeColor="text1"/>
          <w:szCs w:val="21"/>
        </w:rPr>
        <w:t>边缘</w:t>
      </w:r>
      <w:r w:rsidR="000D79E3">
        <w:rPr>
          <w:rFonts w:hint="eastAsia"/>
          <w:b/>
          <w:bCs/>
          <w:color w:val="000000" w:themeColor="text1"/>
          <w:szCs w:val="21"/>
        </w:rPr>
        <w:t>特征</w:t>
      </w:r>
      <w:r w:rsidR="00E320B9">
        <w:rPr>
          <w:rFonts w:hint="eastAsia"/>
          <w:b/>
          <w:bCs/>
          <w:color w:val="000000" w:themeColor="text1"/>
          <w:szCs w:val="21"/>
        </w:rPr>
        <w:t xml:space="preserve">拼接的有效性： </w:t>
      </w:r>
      <w:r w:rsidR="00E320B9">
        <w:rPr>
          <w:rFonts w:hint="eastAsia"/>
          <w:color w:val="000000" w:themeColor="text1"/>
          <w:szCs w:val="21"/>
        </w:rPr>
        <w:t>在完成</w:t>
      </w:r>
      <w:r w:rsidR="002C6CE4">
        <w:rPr>
          <w:rFonts w:hint="eastAsia"/>
          <w:color w:val="000000" w:themeColor="text1"/>
          <w:szCs w:val="21"/>
        </w:rPr>
        <w:t>边缘特征的拼接后，</w:t>
      </w:r>
      <w:r w:rsidR="00340FD2">
        <w:rPr>
          <w:rFonts w:hint="eastAsia"/>
          <w:color w:val="000000" w:themeColor="text1"/>
          <w:szCs w:val="21"/>
        </w:rPr>
        <w:t>编码器</w:t>
      </w:r>
      <w:r w:rsidR="00E2609A">
        <w:rPr>
          <w:rFonts w:hint="eastAsia"/>
          <w:color w:val="000000" w:themeColor="text1"/>
          <w:szCs w:val="21"/>
        </w:rPr>
        <w:t>获得更丰富的语义信息，</w:t>
      </w:r>
      <w:r w:rsidR="00B52E3B">
        <w:rPr>
          <w:rFonts w:hint="eastAsia"/>
          <w:color w:val="000000" w:themeColor="text1"/>
          <w:szCs w:val="21"/>
        </w:rPr>
        <w:t>由图</w:t>
      </w:r>
      <w:r w:rsidR="00302D73">
        <w:rPr>
          <w:rFonts w:hint="eastAsia"/>
          <w:color w:val="000000" w:themeColor="text1"/>
          <w:szCs w:val="21"/>
        </w:rPr>
        <w:t>5</w:t>
      </w:r>
      <w:r w:rsidR="00A60926">
        <w:rPr>
          <w:rFonts w:hint="eastAsia"/>
          <w:color w:val="000000" w:themeColor="text1"/>
          <w:szCs w:val="21"/>
        </w:rPr>
        <w:t>可知，</w:t>
      </w:r>
      <w:r w:rsidR="00874CB8">
        <w:rPr>
          <w:rFonts w:hint="eastAsia"/>
          <w:color w:val="000000" w:themeColor="text1"/>
          <w:szCs w:val="21"/>
        </w:rPr>
        <w:t>C</w:t>
      </w:r>
      <w:r w:rsidR="009507CC">
        <w:rPr>
          <w:rFonts w:hint="eastAsia"/>
          <w:color w:val="000000" w:themeColor="text1"/>
          <w:szCs w:val="21"/>
        </w:rPr>
        <w:t>的</w:t>
      </w:r>
      <w:r w:rsidR="009507CC">
        <w:rPr>
          <w:color w:val="000000" w:themeColor="text1"/>
          <w:szCs w:val="21"/>
        </w:rPr>
        <w:t>IOU</w:t>
      </w:r>
      <w:r w:rsidR="009507CC">
        <w:rPr>
          <w:rFonts w:hint="eastAsia"/>
          <w:color w:val="000000" w:themeColor="text1"/>
          <w:szCs w:val="21"/>
        </w:rPr>
        <w:t>指标对比A、B、D中最低</w:t>
      </w:r>
      <w:r w:rsidR="00CF7228">
        <w:rPr>
          <w:rFonts w:hint="eastAsia"/>
          <w:color w:val="000000" w:themeColor="text1"/>
          <w:szCs w:val="21"/>
        </w:rPr>
        <w:t>，这表明</w:t>
      </w:r>
      <w:r w:rsidR="00ED4912">
        <w:rPr>
          <w:rFonts w:hint="eastAsia"/>
          <w:color w:val="000000" w:themeColor="text1"/>
          <w:szCs w:val="21"/>
        </w:rPr>
        <w:t>边缘特征对于</w:t>
      </w:r>
      <w:r w:rsidR="00ED4912">
        <w:rPr>
          <w:color w:val="000000" w:themeColor="text1"/>
          <w:szCs w:val="21"/>
        </w:rPr>
        <w:t>CT</w:t>
      </w:r>
      <w:r w:rsidR="00ED4912">
        <w:rPr>
          <w:rFonts w:hint="eastAsia"/>
          <w:color w:val="000000" w:themeColor="text1"/>
          <w:szCs w:val="21"/>
        </w:rPr>
        <w:t>图像的细节补充</w:t>
      </w:r>
      <w:r w:rsidR="0030545F">
        <w:rPr>
          <w:rFonts w:hint="eastAsia"/>
          <w:color w:val="000000" w:themeColor="text1"/>
          <w:szCs w:val="21"/>
        </w:rPr>
        <w:t>很重要。</w:t>
      </w:r>
    </w:p>
    <w:p w14:paraId="6811309C" w14:textId="77777777" w:rsidR="003279C3" w:rsidRDefault="003279C3" w:rsidP="00802E97">
      <w:pPr>
        <w:rPr>
          <w:b/>
          <w:bCs/>
          <w:color w:val="000000" w:themeColor="text1"/>
          <w:szCs w:val="21"/>
        </w:rPr>
      </w:pPr>
    </w:p>
    <w:p w14:paraId="13B9515E" w14:textId="77777777" w:rsidR="003279C3" w:rsidRPr="00802E97" w:rsidRDefault="003279C3" w:rsidP="00802E97">
      <w:pPr>
        <w:rPr>
          <w:b/>
          <w:bCs/>
          <w:color w:val="000000" w:themeColor="text1"/>
          <w:szCs w:val="21"/>
        </w:rPr>
      </w:pPr>
    </w:p>
    <w:p w14:paraId="30CAEA6C" w14:textId="46EAAC2A" w:rsidR="00196C47" w:rsidRPr="00C81B5F" w:rsidRDefault="00196C47" w:rsidP="00C81B5F">
      <w:pPr>
        <w:rPr>
          <w:b/>
          <w:bCs/>
          <w:color w:val="000000" w:themeColor="text1"/>
          <w:szCs w:val="21"/>
        </w:rPr>
      </w:pPr>
      <w:r w:rsidRPr="001702B1">
        <w:rPr>
          <w:color w:val="000000" w:themeColor="text1"/>
          <w:szCs w:val="21"/>
        </w:rPr>
        <w:tab/>
      </w:r>
      <w:r w:rsidRPr="001702B1">
        <w:rPr>
          <w:color w:val="000000" w:themeColor="text1"/>
          <w:szCs w:val="21"/>
        </w:rPr>
        <w:tab/>
      </w:r>
      <w:r w:rsidRPr="001702B1">
        <w:rPr>
          <w:color w:val="000000" w:themeColor="text1"/>
          <w:szCs w:val="21"/>
        </w:rPr>
        <w:tab/>
      </w:r>
      <w:r w:rsidRPr="001702B1">
        <w:rPr>
          <w:color w:val="000000" w:themeColor="text1"/>
          <w:szCs w:val="21"/>
        </w:rPr>
        <w:tab/>
      </w:r>
      <w:r w:rsidR="00C81B5F">
        <w:rPr>
          <w:rFonts w:hint="eastAsia"/>
          <w:b/>
          <w:bCs/>
          <w:color w:val="000000" w:themeColor="text1"/>
          <w:szCs w:val="21"/>
        </w:rPr>
        <w:t>表2</w:t>
      </w:r>
      <w:r w:rsidR="00C81B5F">
        <w:rPr>
          <w:b/>
          <w:bCs/>
          <w:color w:val="000000" w:themeColor="text1"/>
          <w:szCs w:val="21"/>
        </w:rPr>
        <w:t xml:space="preserve"> </w:t>
      </w:r>
      <w:r w:rsidR="00C81B5F">
        <w:rPr>
          <w:rFonts w:hint="eastAsia"/>
          <w:b/>
          <w:bCs/>
          <w:color w:val="000000" w:themeColor="text1"/>
          <w:szCs w:val="21"/>
        </w:rPr>
        <w:t>不同损失函数下的S</w:t>
      </w:r>
      <w:r w:rsidR="00C81B5F">
        <w:rPr>
          <w:b/>
          <w:bCs/>
          <w:color w:val="000000" w:themeColor="text1"/>
          <w:szCs w:val="21"/>
        </w:rPr>
        <w:t>MA-N</w:t>
      </w:r>
      <w:r w:rsidR="00C81B5F">
        <w:rPr>
          <w:rFonts w:hint="eastAsia"/>
          <w:b/>
          <w:bCs/>
          <w:color w:val="000000" w:themeColor="text1"/>
          <w:szCs w:val="21"/>
        </w:rPr>
        <w:t>et的结果对比</w:t>
      </w:r>
    </w:p>
    <w:tbl>
      <w:tblPr>
        <w:tblStyle w:val="1-1"/>
        <w:tblW w:w="0" w:type="auto"/>
        <w:tblLook w:val="04A0" w:firstRow="1" w:lastRow="0" w:firstColumn="1" w:lastColumn="0" w:noHBand="0" w:noVBand="1"/>
      </w:tblPr>
      <w:tblGrid>
        <w:gridCol w:w="1670"/>
        <w:gridCol w:w="1656"/>
        <w:gridCol w:w="1656"/>
        <w:gridCol w:w="1657"/>
        <w:gridCol w:w="1657"/>
      </w:tblGrid>
      <w:tr w:rsidR="00196C47" w14:paraId="55E14D0E" w14:textId="77777777" w:rsidTr="00705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73901137" w14:textId="77777777" w:rsidR="00196C47" w:rsidRDefault="00196C47" w:rsidP="00705D07">
            <w:pPr>
              <w:rPr>
                <w:color w:val="000000" w:themeColor="text1"/>
                <w:szCs w:val="21"/>
              </w:rPr>
            </w:pPr>
            <w:r>
              <w:rPr>
                <w:rFonts w:hint="eastAsia"/>
                <w:color w:val="000000" w:themeColor="text1"/>
                <w:szCs w:val="21"/>
              </w:rPr>
              <w:t>Loss</w:t>
            </w:r>
          </w:p>
        </w:tc>
        <w:tc>
          <w:tcPr>
            <w:tcW w:w="1704" w:type="dxa"/>
          </w:tcPr>
          <w:p w14:paraId="78F16A78" w14:textId="77777777" w:rsidR="00196C47" w:rsidRDefault="00196C47" w:rsidP="00705D07">
            <w:pPr>
              <w:cnfStyle w:val="100000000000" w:firstRow="1" w:lastRow="0" w:firstColumn="0" w:lastColumn="0" w:oddVBand="0" w:evenVBand="0" w:oddHBand="0" w:evenHBand="0" w:firstRowFirstColumn="0" w:firstRowLastColumn="0" w:lastRowFirstColumn="0" w:lastRowLastColumn="0"/>
              <w:rPr>
                <w:color w:val="000000" w:themeColor="text1"/>
                <w:szCs w:val="21"/>
              </w:rPr>
            </w:pPr>
            <w:r>
              <w:rPr>
                <w:rFonts w:hint="eastAsia"/>
                <w:color w:val="000000" w:themeColor="text1"/>
                <w:szCs w:val="21"/>
              </w:rPr>
              <w:t>D</w:t>
            </w:r>
            <w:r>
              <w:rPr>
                <w:color w:val="000000" w:themeColor="text1"/>
                <w:szCs w:val="21"/>
              </w:rPr>
              <w:t>SC</w:t>
            </w:r>
          </w:p>
        </w:tc>
        <w:tc>
          <w:tcPr>
            <w:tcW w:w="1704" w:type="dxa"/>
          </w:tcPr>
          <w:p w14:paraId="608E6D03" w14:textId="77777777" w:rsidR="00196C47" w:rsidRDefault="00196C47" w:rsidP="00705D07">
            <w:pPr>
              <w:cnfStyle w:val="100000000000" w:firstRow="1" w:lastRow="0" w:firstColumn="0" w:lastColumn="0" w:oddVBand="0" w:evenVBand="0" w:oddHBand="0" w:evenHBand="0" w:firstRowFirstColumn="0" w:firstRowLastColumn="0" w:lastRowFirstColumn="0" w:lastRowLastColumn="0"/>
              <w:rPr>
                <w:color w:val="000000" w:themeColor="text1"/>
                <w:szCs w:val="21"/>
              </w:rPr>
            </w:pPr>
            <w:r>
              <w:rPr>
                <w:rFonts w:hint="eastAsia"/>
                <w:color w:val="000000" w:themeColor="text1"/>
                <w:szCs w:val="21"/>
              </w:rPr>
              <w:t>I</w:t>
            </w:r>
            <w:r>
              <w:rPr>
                <w:color w:val="000000" w:themeColor="text1"/>
                <w:szCs w:val="21"/>
              </w:rPr>
              <w:t>OU</w:t>
            </w:r>
          </w:p>
        </w:tc>
        <w:tc>
          <w:tcPr>
            <w:tcW w:w="1705" w:type="dxa"/>
          </w:tcPr>
          <w:p w14:paraId="52F8E9D3" w14:textId="77777777" w:rsidR="00196C47" w:rsidRDefault="00196C47" w:rsidP="00705D07">
            <w:pPr>
              <w:cnfStyle w:val="100000000000" w:firstRow="1" w:lastRow="0" w:firstColumn="0" w:lastColumn="0" w:oddVBand="0" w:evenVBand="0" w:oddHBand="0" w:evenHBand="0" w:firstRowFirstColumn="0" w:firstRowLastColumn="0" w:lastRowFirstColumn="0" w:lastRowLastColumn="0"/>
              <w:rPr>
                <w:color w:val="000000" w:themeColor="text1"/>
                <w:szCs w:val="21"/>
              </w:rPr>
            </w:pPr>
            <w:r>
              <w:rPr>
                <w:rFonts w:hint="eastAsia"/>
                <w:color w:val="000000" w:themeColor="text1"/>
                <w:szCs w:val="21"/>
              </w:rPr>
              <w:t>S</w:t>
            </w:r>
            <w:r>
              <w:rPr>
                <w:color w:val="000000" w:themeColor="text1"/>
                <w:szCs w:val="21"/>
              </w:rPr>
              <w:t>EN</w:t>
            </w:r>
          </w:p>
        </w:tc>
        <w:tc>
          <w:tcPr>
            <w:tcW w:w="1705" w:type="dxa"/>
          </w:tcPr>
          <w:p w14:paraId="322F2669" w14:textId="77777777" w:rsidR="00196C47" w:rsidRDefault="00196C47" w:rsidP="00705D07">
            <w:pPr>
              <w:cnfStyle w:val="100000000000" w:firstRow="1" w:lastRow="0" w:firstColumn="0" w:lastColumn="0" w:oddVBand="0" w:evenVBand="0" w:oddHBand="0" w:evenHBand="0" w:firstRowFirstColumn="0" w:firstRowLastColumn="0" w:lastRowFirstColumn="0" w:lastRowLastColumn="0"/>
              <w:rPr>
                <w:color w:val="000000" w:themeColor="text1"/>
                <w:szCs w:val="21"/>
              </w:rPr>
            </w:pPr>
            <w:r>
              <w:rPr>
                <w:rFonts w:hint="eastAsia"/>
                <w:color w:val="000000" w:themeColor="text1"/>
                <w:szCs w:val="21"/>
              </w:rPr>
              <w:t>S</w:t>
            </w:r>
            <w:r>
              <w:rPr>
                <w:color w:val="000000" w:themeColor="text1"/>
                <w:szCs w:val="21"/>
              </w:rPr>
              <w:t>PE</w:t>
            </w:r>
          </w:p>
        </w:tc>
      </w:tr>
      <w:tr w:rsidR="00196C47" w14:paraId="5330DC97" w14:textId="77777777" w:rsidTr="00705D07">
        <w:tc>
          <w:tcPr>
            <w:cnfStyle w:val="001000000000" w:firstRow="0" w:lastRow="0" w:firstColumn="1" w:lastColumn="0" w:oddVBand="0" w:evenVBand="0" w:oddHBand="0" w:evenHBand="0" w:firstRowFirstColumn="0" w:firstRowLastColumn="0" w:lastRowFirstColumn="0" w:lastRowLastColumn="0"/>
            <w:tcW w:w="1704" w:type="dxa"/>
          </w:tcPr>
          <w:p w14:paraId="3F55F3CB" w14:textId="77777777" w:rsidR="00196C47" w:rsidRDefault="00196C47" w:rsidP="00705D07">
            <w:pPr>
              <w:rPr>
                <w:color w:val="000000" w:themeColor="text1"/>
                <w:szCs w:val="21"/>
              </w:rPr>
            </w:pPr>
            <w:r>
              <w:rPr>
                <w:rFonts w:hint="eastAsia"/>
                <w:color w:val="000000" w:themeColor="text1"/>
                <w:szCs w:val="21"/>
              </w:rPr>
              <w:t>B</w:t>
            </w:r>
            <w:r>
              <w:rPr>
                <w:color w:val="000000" w:themeColor="text1"/>
                <w:szCs w:val="21"/>
              </w:rPr>
              <w:t>CE</w:t>
            </w:r>
          </w:p>
        </w:tc>
        <w:tc>
          <w:tcPr>
            <w:tcW w:w="1704" w:type="dxa"/>
          </w:tcPr>
          <w:p w14:paraId="5F768730" w14:textId="77777777" w:rsidR="00196C47" w:rsidRDefault="00196C47" w:rsidP="00705D07">
            <w:pPr>
              <w:cnfStyle w:val="000000000000" w:firstRow="0" w:lastRow="0" w:firstColumn="0" w:lastColumn="0" w:oddVBand="0" w:evenVBand="0" w:oddHBand="0" w:evenHBand="0" w:firstRowFirstColumn="0" w:firstRowLastColumn="0" w:lastRowFirstColumn="0" w:lastRowLastColumn="0"/>
              <w:rPr>
                <w:color w:val="000000" w:themeColor="text1"/>
                <w:szCs w:val="21"/>
              </w:rPr>
            </w:pPr>
            <w:r>
              <w:rPr>
                <w:rFonts w:hint="eastAsia"/>
                <w:color w:val="000000" w:themeColor="text1"/>
                <w:szCs w:val="21"/>
              </w:rPr>
              <w:t>0</w:t>
            </w:r>
            <w:r>
              <w:rPr>
                <w:color w:val="000000" w:themeColor="text1"/>
                <w:szCs w:val="21"/>
              </w:rPr>
              <w:t>.791</w:t>
            </w:r>
          </w:p>
        </w:tc>
        <w:tc>
          <w:tcPr>
            <w:tcW w:w="1704" w:type="dxa"/>
          </w:tcPr>
          <w:p w14:paraId="612D3179" w14:textId="77777777" w:rsidR="00196C47" w:rsidRDefault="00196C47" w:rsidP="00705D07">
            <w:pPr>
              <w:cnfStyle w:val="000000000000" w:firstRow="0" w:lastRow="0" w:firstColumn="0" w:lastColumn="0" w:oddVBand="0" w:evenVBand="0" w:oddHBand="0" w:evenHBand="0" w:firstRowFirstColumn="0" w:firstRowLastColumn="0" w:lastRowFirstColumn="0" w:lastRowLastColumn="0"/>
              <w:rPr>
                <w:color w:val="000000" w:themeColor="text1"/>
                <w:szCs w:val="21"/>
              </w:rPr>
            </w:pPr>
            <w:r>
              <w:rPr>
                <w:rFonts w:hint="eastAsia"/>
                <w:color w:val="000000" w:themeColor="text1"/>
                <w:szCs w:val="21"/>
              </w:rPr>
              <w:t>0</w:t>
            </w:r>
            <w:r>
              <w:rPr>
                <w:color w:val="000000" w:themeColor="text1"/>
                <w:szCs w:val="21"/>
              </w:rPr>
              <w:t>.71</w:t>
            </w:r>
          </w:p>
        </w:tc>
        <w:tc>
          <w:tcPr>
            <w:tcW w:w="1705" w:type="dxa"/>
          </w:tcPr>
          <w:p w14:paraId="1DCFE486" w14:textId="77777777" w:rsidR="00196C47" w:rsidRDefault="00196C47" w:rsidP="00705D07">
            <w:pPr>
              <w:cnfStyle w:val="000000000000" w:firstRow="0" w:lastRow="0" w:firstColumn="0" w:lastColumn="0" w:oddVBand="0" w:evenVBand="0" w:oddHBand="0" w:evenHBand="0" w:firstRowFirstColumn="0" w:firstRowLastColumn="0" w:lastRowFirstColumn="0" w:lastRowLastColumn="0"/>
              <w:rPr>
                <w:color w:val="000000" w:themeColor="text1"/>
                <w:szCs w:val="21"/>
              </w:rPr>
            </w:pPr>
            <w:r>
              <w:rPr>
                <w:rFonts w:hint="eastAsia"/>
                <w:color w:val="000000" w:themeColor="text1"/>
                <w:szCs w:val="21"/>
              </w:rPr>
              <w:t>0</w:t>
            </w:r>
            <w:r>
              <w:rPr>
                <w:color w:val="000000" w:themeColor="text1"/>
                <w:szCs w:val="21"/>
              </w:rPr>
              <w:t>.979</w:t>
            </w:r>
          </w:p>
        </w:tc>
        <w:tc>
          <w:tcPr>
            <w:tcW w:w="1705" w:type="dxa"/>
          </w:tcPr>
          <w:p w14:paraId="4B7E9BEE" w14:textId="77777777" w:rsidR="00196C47" w:rsidRDefault="00196C47" w:rsidP="00705D07">
            <w:pPr>
              <w:cnfStyle w:val="000000000000" w:firstRow="0" w:lastRow="0" w:firstColumn="0" w:lastColumn="0" w:oddVBand="0" w:evenVBand="0" w:oddHBand="0" w:evenHBand="0" w:firstRowFirstColumn="0" w:firstRowLastColumn="0" w:lastRowFirstColumn="0" w:lastRowLastColumn="0"/>
              <w:rPr>
                <w:color w:val="000000" w:themeColor="text1"/>
                <w:szCs w:val="21"/>
              </w:rPr>
            </w:pPr>
            <w:r>
              <w:rPr>
                <w:rFonts w:hint="eastAsia"/>
                <w:color w:val="000000" w:themeColor="text1"/>
                <w:szCs w:val="21"/>
              </w:rPr>
              <w:t>0</w:t>
            </w:r>
            <w:r>
              <w:rPr>
                <w:color w:val="000000" w:themeColor="text1"/>
                <w:szCs w:val="21"/>
              </w:rPr>
              <w:t>.87</w:t>
            </w:r>
          </w:p>
        </w:tc>
      </w:tr>
      <w:tr w:rsidR="00196C47" w14:paraId="38572DCA" w14:textId="77777777" w:rsidTr="00705D07">
        <w:tc>
          <w:tcPr>
            <w:cnfStyle w:val="001000000000" w:firstRow="0" w:lastRow="0" w:firstColumn="1" w:lastColumn="0" w:oddVBand="0" w:evenVBand="0" w:oddHBand="0" w:evenHBand="0" w:firstRowFirstColumn="0" w:firstRowLastColumn="0" w:lastRowFirstColumn="0" w:lastRowLastColumn="0"/>
            <w:tcW w:w="1704" w:type="dxa"/>
          </w:tcPr>
          <w:p w14:paraId="148B729C" w14:textId="77777777" w:rsidR="00196C47" w:rsidRDefault="00196C47" w:rsidP="00705D07">
            <w:pPr>
              <w:rPr>
                <w:color w:val="000000" w:themeColor="text1"/>
                <w:szCs w:val="21"/>
              </w:rPr>
            </w:pPr>
            <w:r>
              <w:rPr>
                <w:rFonts w:hint="eastAsia"/>
                <w:color w:val="000000" w:themeColor="text1"/>
                <w:szCs w:val="21"/>
              </w:rPr>
              <w:t>W</w:t>
            </w:r>
            <w:r>
              <w:rPr>
                <w:color w:val="000000" w:themeColor="text1"/>
                <w:szCs w:val="21"/>
              </w:rPr>
              <w:t>CE</w:t>
            </w:r>
          </w:p>
        </w:tc>
        <w:tc>
          <w:tcPr>
            <w:tcW w:w="1704" w:type="dxa"/>
          </w:tcPr>
          <w:p w14:paraId="44B897C6" w14:textId="77777777" w:rsidR="00196C47" w:rsidRDefault="00196C47" w:rsidP="00705D07">
            <w:pPr>
              <w:cnfStyle w:val="000000000000" w:firstRow="0" w:lastRow="0" w:firstColumn="0" w:lastColumn="0" w:oddVBand="0" w:evenVBand="0" w:oddHBand="0" w:evenHBand="0" w:firstRowFirstColumn="0" w:firstRowLastColumn="0" w:lastRowFirstColumn="0" w:lastRowLastColumn="0"/>
              <w:rPr>
                <w:color w:val="000000" w:themeColor="text1"/>
                <w:szCs w:val="21"/>
              </w:rPr>
            </w:pPr>
            <w:r>
              <w:rPr>
                <w:rFonts w:hint="eastAsia"/>
                <w:color w:val="000000" w:themeColor="text1"/>
                <w:szCs w:val="21"/>
              </w:rPr>
              <w:t>0</w:t>
            </w:r>
            <w:r>
              <w:rPr>
                <w:color w:val="000000" w:themeColor="text1"/>
                <w:szCs w:val="21"/>
              </w:rPr>
              <w:t>.823</w:t>
            </w:r>
          </w:p>
        </w:tc>
        <w:tc>
          <w:tcPr>
            <w:tcW w:w="1704" w:type="dxa"/>
          </w:tcPr>
          <w:p w14:paraId="78A35D3E" w14:textId="77777777" w:rsidR="00196C47" w:rsidRDefault="00196C47" w:rsidP="00705D07">
            <w:pPr>
              <w:cnfStyle w:val="000000000000" w:firstRow="0" w:lastRow="0" w:firstColumn="0" w:lastColumn="0" w:oddVBand="0" w:evenVBand="0" w:oddHBand="0" w:evenHBand="0" w:firstRowFirstColumn="0" w:firstRowLastColumn="0" w:lastRowFirstColumn="0" w:lastRowLastColumn="0"/>
              <w:rPr>
                <w:color w:val="000000" w:themeColor="text1"/>
                <w:szCs w:val="21"/>
              </w:rPr>
            </w:pPr>
            <w:r>
              <w:rPr>
                <w:rFonts w:hint="eastAsia"/>
                <w:color w:val="000000" w:themeColor="text1"/>
                <w:szCs w:val="21"/>
              </w:rPr>
              <w:t>0</w:t>
            </w:r>
            <w:r>
              <w:rPr>
                <w:color w:val="000000" w:themeColor="text1"/>
                <w:szCs w:val="21"/>
              </w:rPr>
              <w:t>.726</w:t>
            </w:r>
          </w:p>
        </w:tc>
        <w:tc>
          <w:tcPr>
            <w:tcW w:w="1705" w:type="dxa"/>
          </w:tcPr>
          <w:p w14:paraId="2E3D1D51" w14:textId="77777777" w:rsidR="00196C47" w:rsidRDefault="00196C47" w:rsidP="00705D07">
            <w:pPr>
              <w:cnfStyle w:val="000000000000" w:firstRow="0" w:lastRow="0" w:firstColumn="0" w:lastColumn="0" w:oddVBand="0" w:evenVBand="0" w:oddHBand="0" w:evenHBand="0" w:firstRowFirstColumn="0" w:firstRowLastColumn="0" w:lastRowFirstColumn="0" w:lastRowLastColumn="0"/>
              <w:rPr>
                <w:color w:val="000000" w:themeColor="text1"/>
                <w:szCs w:val="21"/>
              </w:rPr>
            </w:pPr>
            <w:r>
              <w:rPr>
                <w:rFonts w:hint="eastAsia"/>
                <w:color w:val="000000" w:themeColor="text1"/>
                <w:szCs w:val="21"/>
              </w:rPr>
              <w:t>0</w:t>
            </w:r>
            <w:r>
              <w:rPr>
                <w:color w:val="000000" w:themeColor="text1"/>
                <w:szCs w:val="21"/>
              </w:rPr>
              <w:t>.983</w:t>
            </w:r>
          </w:p>
        </w:tc>
        <w:tc>
          <w:tcPr>
            <w:tcW w:w="1705" w:type="dxa"/>
          </w:tcPr>
          <w:p w14:paraId="799A87C3" w14:textId="77777777" w:rsidR="00196C47" w:rsidRDefault="00196C47" w:rsidP="00705D07">
            <w:pPr>
              <w:cnfStyle w:val="000000000000" w:firstRow="0" w:lastRow="0" w:firstColumn="0" w:lastColumn="0" w:oddVBand="0" w:evenVBand="0" w:oddHBand="0" w:evenHBand="0" w:firstRowFirstColumn="0" w:firstRowLastColumn="0" w:lastRowFirstColumn="0" w:lastRowLastColumn="0"/>
              <w:rPr>
                <w:color w:val="000000" w:themeColor="text1"/>
                <w:szCs w:val="21"/>
              </w:rPr>
            </w:pPr>
            <w:r>
              <w:rPr>
                <w:rFonts w:hint="eastAsia"/>
                <w:color w:val="000000" w:themeColor="text1"/>
                <w:szCs w:val="21"/>
              </w:rPr>
              <w:t>0</w:t>
            </w:r>
            <w:r>
              <w:rPr>
                <w:color w:val="000000" w:themeColor="text1"/>
                <w:szCs w:val="21"/>
              </w:rPr>
              <w:t>.852</w:t>
            </w:r>
          </w:p>
        </w:tc>
      </w:tr>
      <w:tr w:rsidR="00196C47" w14:paraId="77123542" w14:textId="77777777" w:rsidTr="00705D07">
        <w:tc>
          <w:tcPr>
            <w:cnfStyle w:val="001000000000" w:firstRow="0" w:lastRow="0" w:firstColumn="1" w:lastColumn="0" w:oddVBand="0" w:evenVBand="0" w:oddHBand="0" w:evenHBand="0" w:firstRowFirstColumn="0" w:firstRowLastColumn="0" w:lastRowFirstColumn="0" w:lastRowLastColumn="0"/>
            <w:tcW w:w="1704" w:type="dxa"/>
          </w:tcPr>
          <w:p w14:paraId="0384723B" w14:textId="77777777" w:rsidR="00196C47" w:rsidRDefault="00196C47" w:rsidP="00705D07">
            <w:pPr>
              <w:rPr>
                <w:color w:val="000000" w:themeColor="text1"/>
                <w:szCs w:val="21"/>
              </w:rPr>
            </w:pPr>
            <w:r>
              <w:rPr>
                <w:rFonts w:hint="eastAsia"/>
                <w:color w:val="000000" w:themeColor="text1"/>
                <w:szCs w:val="21"/>
              </w:rPr>
              <w:t>D</w:t>
            </w:r>
            <w:r>
              <w:rPr>
                <w:color w:val="000000" w:themeColor="text1"/>
                <w:szCs w:val="21"/>
              </w:rPr>
              <w:t>C</w:t>
            </w:r>
          </w:p>
        </w:tc>
        <w:tc>
          <w:tcPr>
            <w:tcW w:w="1704" w:type="dxa"/>
          </w:tcPr>
          <w:p w14:paraId="0B1EFEBA" w14:textId="77777777" w:rsidR="00196C47" w:rsidRDefault="00196C47" w:rsidP="00705D07">
            <w:pPr>
              <w:cnfStyle w:val="000000000000" w:firstRow="0" w:lastRow="0" w:firstColumn="0" w:lastColumn="0" w:oddVBand="0" w:evenVBand="0" w:oddHBand="0" w:evenHBand="0" w:firstRowFirstColumn="0" w:firstRowLastColumn="0" w:lastRowFirstColumn="0" w:lastRowLastColumn="0"/>
              <w:rPr>
                <w:color w:val="000000" w:themeColor="text1"/>
                <w:szCs w:val="21"/>
              </w:rPr>
            </w:pPr>
            <w:r>
              <w:rPr>
                <w:rFonts w:hint="eastAsia"/>
                <w:color w:val="000000" w:themeColor="text1"/>
                <w:szCs w:val="21"/>
              </w:rPr>
              <w:t>0</w:t>
            </w:r>
            <w:r>
              <w:rPr>
                <w:color w:val="000000" w:themeColor="text1"/>
                <w:szCs w:val="21"/>
              </w:rPr>
              <w:t>.783</w:t>
            </w:r>
          </w:p>
        </w:tc>
        <w:tc>
          <w:tcPr>
            <w:tcW w:w="1704" w:type="dxa"/>
          </w:tcPr>
          <w:p w14:paraId="3F1EEF60" w14:textId="77777777" w:rsidR="00196C47" w:rsidRDefault="00196C47" w:rsidP="00705D07">
            <w:pPr>
              <w:cnfStyle w:val="000000000000" w:firstRow="0" w:lastRow="0" w:firstColumn="0" w:lastColumn="0" w:oddVBand="0" w:evenVBand="0" w:oddHBand="0" w:evenHBand="0" w:firstRowFirstColumn="0" w:firstRowLastColumn="0" w:lastRowFirstColumn="0" w:lastRowLastColumn="0"/>
              <w:rPr>
                <w:color w:val="000000" w:themeColor="text1"/>
                <w:szCs w:val="21"/>
              </w:rPr>
            </w:pPr>
            <w:r>
              <w:rPr>
                <w:rFonts w:hint="eastAsia"/>
                <w:color w:val="000000" w:themeColor="text1"/>
                <w:szCs w:val="21"/>
              </w:rPr>
              <w:t>0</w:t>
            </w:r>
            <w:r>
              <w:rPr>
                <w:color w:val="000000" w:themeColor="text1"/>
                <w:szCs w:val="21"/>
              </w:rPr>
              <w:t>.697</w:t>
            </w:r>
          </w:p>
        </w:tc>
        <w:tc>
          <w:tcPr>
            <w:tcW w:w="1705" w:type="dxa"/>
          </w:tcPr>
          <w:p w14:paraId="20D20C7F" w14:textId="77777777" w:rsidR="00196C47" w:rsidRDefault="00196C47" w:rsidP="00705D07">
            <w:pPr>
              <w:cnfStyle w:val="000000000000" w:firstRow="0" w:lastRow="0" w:firstColumn="0" w:lastColumn="0" w:oddVBand="0" w:evenVBand="0" w:oddHBand="0" w:evenHBand="0" w:firstRowFirstColumn="0" w:firstRowLastColumn="0" w:lastRowFirstColumn="0" w:lastRowLastColumn="0"/>
              <w:rPr>
                <w:color w:val="000000" w:themeColor="text1"/>
                <w:szCs w:val="21"/>
              </w:rPr>
            </w:pPr>
            <w:r>
              <w:rPr>
                <w:rFonts w:hint="eastAsia"/>
                <w:color w:val="000000" w:themeColor="text1"/>
                <w:szCs w:val="21"/>
              </w:rPr>
              <w:t>0</w:t>
            </w:r>
            <w:r>
              <w:rPr>
                <w:color w:val="000000" w:themeColor="text1"/>
                <w:szCs w:val="21"/>
              </w:rPr>
              <w:t>.977</w:t>
            </w:r>
          </w:p>
        </w:tc>
        <w:tc>
          <w:tcPr>
            <w:tcW w:w="1705" w:type="dxa"/>
          </w:tcPr>
          <w:p w14:paraId="353616B7" w14:textId="77777777" w:rsidR="00196C47" w:rsidRDefault="00196C47" w:rsidP="00705D07">
            <w:pPr>
              <w:cnfStyle w:val="000000000000" w:firstRow="0" w:lastRow="0" w:firstColumn="0" w:lastColumn="0" w:oddVBand="0" w:evenVBand="0" w:oddHBand="0" w:evenHBand="0" w:firstRowFirstColumn="0" w:firstRowLastColumn="0" w:lastRowFirstColumn="0" w:lastRowLastColumn="0"/>
              <w:rPr>
                <w:color w:val="000000" w:themeColor="text1"/>
                <w:szCs w:val="21"/>
              </w:rPr>
            </w:pPr>
            <w:r>
              <w:rPr>
                <w:rFonts w:hint="eastAsia"/>
                <w:color w:val="000000" w:themeColor="text1"/>
                <w:szCs w:val="21"/>
              </w:rPr>
              <w:t>0</w:t>
            </w:r>
            <w:r>
              <w:rPr>
                <w:color w:val="000000" w:themeColor="text1"/>
                <w:szCs w:val="21"/>
              </w:rPr>
              <w:t>.884</w:t>
            </w:r>
          </w:p>
        </w:tc>
      </w:tr>
      <w:tr w:rsidR="00196C47" w14:paraId="5E112C72" w14:textId="77777777" w:rsidTr="00705D07">
        <w:tc>
          <w:tcPr>
            <w:cnfStyle w:val="001000000000" w:firstRow="0" w:lastRow="0" w:firstColumn="1" w:lastColumn="0" w:oddVBand="0" w:evenVBand="0" w:oddHBand="0" w:evenHBand="0" w:firstRowFirstColumn="0" w:firstRowLastColumn="0" w:lastRowFirstColumn="0" w:lastRowLastColumn="0"/>
            <w:tcW w:w="1704" w:type="dxa"/>
          </w:tcPr>
          <w:p w14:paraId="10920975" w14:textId="77777777" w:rsidR="00196C47" w:rsidRDefault="00196C47" w:rsidP="00705D07">
            <w:pPr>
              <w:rPr>
                <w:color w:val="000000" w:themeColor="text1"/>
                <w:szCs w:val="21"/>
              </w:rPr>
            </w:pPr>
            <w:r>
              <w:rPr>
                <w:rFonts w:hint="eastAsia"/>
                <w:color w:val="000000" w:themeColor="text1"/>
                <w:szCs w:val="21"/>
              </w:rPr>
              <w:t>G</w:t>
            </w:r>
            <w:r>
              <w:rPr>
                <w:color w:val="000000" w:themeColor="text1"/>
                <w:szCs w:val="21"/>
              </w:rPr>
              <w:t>D</w:t>
            </w:r>
          </w:p>
        </w:tc>
        <w:tc>
          <w:tcPr>
            <w:tcW w:w="1704" w:type="dxa"/>
          </w:tcPr>
          <w:p w14:paraId="4D81974F" w14:textId="77777777" w:rsidR="00196C47" w:rsidRDefault="00196C47" w:rsidP="00705D07">
            <w:pPr>
              <w:cnfStyle w:val="000000000000" w:firstRow="0" w:lastRow="0" w:firstColumn="0" w:lastColumn="0" w:oddVBand="0" w:evenVBand="0" w:oddHBand="0" w:evenHBand="0" w:firstRowFirstColumn="0" w:firstRowLastColumn="0" w:lastRowFirstColumn="0" w:lastRowLastColumn="0"/>
              <w:rPr>
                <w:color w:val="000000" w:themeColor="text1"/>
                <w:szCs w:val="21"/>
              </w:rPr>
            </w:pPr>
            <w:r>
              <w:rPr>
                <w:rFonts w:hint="eastAsia"/>
                <w:color w:val="000000" w:themeColor="text1"/>
                <w:szCs w:val="21"/>
              </w:rPr>
              <w:t>0</w:t>
            </w:r>
            <w:r>
              <w:rPr>
                <w:color w:val="000000" w:themeColor="text1"/>
                <w:szCs w:val="21"/>
              </w:rPr>
              <w:t>.799</w:t>
            </w:r>
          </w:p>
        </w:tc>
        <w:tc>
          <w:tcPr>
            <w:tcW w:w="1704" w:type="dxa"/>
          </w:tcPr>
          <w:p w14:paraId="7F968850" w14:textId="77777777" w:rsidR="00196C47" w:rsidRDefault="00196C47" w:rsidP="00705D07">
            <w:pPr>
              <w:cnfStyle w:val="000000000000" w:firstRow="0" w:lastRow="0" w:firstColumn="0" w:lastColumn="0" w:oddVBand="0" w:evenVBand="0" w:oddHBand="0" w:evenHBand="0" w:firstRowFirstColumn="0" w:firstRowLastColumn="0" w:lastRowFirstColumn="0" w:lastRowLastColumn="0"/>
              <w:rPr>
                <w:color w:val="000000" w:themeColor="text1"/>
                <w:szCs w:val="21"/>
              </w:rPr>
            </w:pPr>
            <w:r>
              <w:rPr>
                <w:rFonts w:hint="eastAsia"/>
                <w:color w:val="000000" w:themeColor="text1"/>
                <w:szCs w:val="21"/>
              </w:rPr>
              <w:t>0</w:t>
            </w:r>
            <w:r>
              <w:rPr>
                <w:color w:val="000000" w:themeColor="text1"/>
                <w:szCs w:val="21"/>
              </w:rPr>
              <w:t>.689</w:t>
            </w:r>
          </w:p>
        </w:tc>
        <w:tc>
          <w:tcPr>
            <w:tcW w:w="1705" w:type="dxa"/>
          </w:tcPr>
          <w:p w14:paraId="4CF8645D" w14:textId="77777777" w:rsidR="00196C47" w:rsidRDefault="00196C47" w:rsidP="00705D07">
            <w:pPr>
              <w:cnfStyle w:val="000000000000" w:firstRow="0" w:lastRow="0" w:firstColumn="0" w:lastColumn="0" w:oddVBand="0" w:evenVBand="0" w:oddHBand="0" w:evenHBand="0" w:firstRowFirstColumn="0" w:firstRowLastColumn="0" w:lastRowFirstColumn="0" w:lastRowLastColumn="0"/>
              <w:rPr>
                <w:color w:val="000000" w:themeColor="text1"/>
                <w:szCs w:val="21"/>
              </w:rPr>
            </w:pPr>
            <w:r>
              <w:rPr>
                <w:rFonts w:hint="eastAsia"/>
                <w:color w:val="000000" w:themeColor="text1"/>
                <w:szCs w:val="21"/>
              </w:rPr>
              <w:t>0</w:t>
            </w:r>
            <w:r>
              <w:rPr>
                <w:color w:val="000000" w:themeColor="text1"/>
                <w:szCs w:val="21"/>
              </w:rPr>
              <w:t>.973</w:t>
            </w:r>
          </w:p>
        </w:tc>
        <w:tc>
          <w:tcPr>
            <w:tcW w:w="1705" w:type="dxa"/>
          </w:tcPr>
          <w:p w14:paraId="702F3500" w14:textId="77777777" w:rsidR="00196C47" w:rsidRDefault="00196C47" w:rsidP="00705D07">
            <w:pPr>
              <w:cnfStyle w:val="000000000000" w:firstRow="0" w:lastRow="0" w:firstColumn="0" w:lastColumn="0" w:oddVBand="0" w:evenVBand="0" w:oddHBand="0" w:evenHBand="0" w:firstRowFirstColumn="0" w:firstRowLastColumn="0" w:lastRowFirstColumn="0" w:lastRowLastColumn="0"/>
              <w:rPr>
                <w:color w:val="000000" w:themeColor="text1"/>
                <w:szCs w:val="21"/>
              </w:rPr>
            </w:pPr>
            <w:r>
              <w:rPr>
                <w:rFonts w:hint="eastAsia"/>
                <w:color w:val="000000" w:themeColor="text1"/>
                <w:szCs w:val="21"/>
              </w:rPr>
              <w:t>0</w:t>
            </w:r>
            <w:r>
              <w:rPr>
                <w:color w:val="000000" w:themeColor="text1"/>
                <w:szCs w:val="21"/>
              </w:rPr>
              <w:t>.854</w:t>
            </w:r>
          </w:p>
        </w:tc>
      </w:tr>
      <w:tr w:rsidR="00196C47" w14:paraId="13D9415B" w14:textId="77777777" w:rsidTr="00705D07">
        <w:tc>
          <w:tcPr>
            <w:cnfStyle w:val="001000000000" w:firstRow="0" w:lastRow="0" w:firstColumn="1" w:lastColumn="0" w:oddVBand="0" w:evenVBand="0" w:oddHBand="0" w:evenHBand="0" w:firstRowFirstColumn="0" w:firstRowLastColumn="0" w:lastRowFirstColumn="0" w:lastRowLastColumn="0"/>
            <w:tcW w:w="1704" w:type="dxa"/>
          </w:tcPr>
          <w:p w14:paraId="53E2FD89" w14:textId="77777777" w:rsidR="00196C47" w:rsidRDefault="00196C47" w:rsidP="00705D07">
            <w:pPr>
              <w:rPr>
                <w:color w:val="000000" w:themeColor="text1"/>
                <w:szCs w:val="21"/>
              </w:rPr>
            </w:pPr>
            <w:r>
              <w:rPr>
                <w:rFonts w:hint="eastAsia"/>
                <w:color w:val="000000" w:themeColor="text1"/>
                <w:szCs w:val="21"/>
              </w:rPr>
              <w:t>A</w:t>
            </w:r>
            <w:r>
              <w:rPr>
                <w:color w:val="000000" w:themeColor="text1"/>
                <w:szCs w:val="21"/>
              </w:rPr>
              <w:t>L</w:t>
            </w:r>
          </w:p>
        </w:tc>
        <w:tc>
          <w:tcPr>
            <w:tcW w:w="1704" w:type="dxa"/>
          </w:tcPr>
          <w:p w14:paraId="46254EBB" w14:textId="77777777" w:rsidR="00196C47" w:rsidRDefault="00196C47" w:rsidP="00705D07">
            <w:pPr>
              <w:cnfStyle w:val="000000000000" w:firstRow="0" w:lastRow="0" w:firstColumn="0" w:lastColumn="0" w:oddVBand="0" w:evenVBand="0" w:oddHBand="0" w:evenHBand="0" w:firstRowFirstColumn="0" w:firstRowLastColumn="0" w:lastRowFirstColumn="0" w:lastRowLastColumn="0"/>
              <w:rPr>
                <w:color w:val="000000" w:themeColor="text1"/>
                <w:szCs w:val="21"/>
              </w:rPr>
            </w:pPr>
            <w:r>
              <w:rPr>
                <w:rFonts w:hint="eastAsia"/>
                <w:color w:val="000000" w:themeColor="text1"/>
                <w:szCs w:val="21"/>
              </w:rPr>
              <w:t>0</w:t>
            </w:r>
            <w:r>
              <w:rPr>
                <w:color w:val="000000" w:themeColor="text1"/>
                <w:szCs w:val="21"/>
              </w:rPr>
              <w:t>.814</w:t>
            </w:r>
          </w:p>
        </w:tc>
        <w:tc>
          <w:tcPr>
            <w:tcW w:w="1704" w:type="dxa"/>
          </w:tcPr>
          <w:p w14:paraId="204A2D3C" w14:textId="77777777" w:rsidR="00196C47" w:rsidRDefault="00196C47" w:rsidP="00705D07">
            <w:pPr>
              <w:cnfStyle w:val="000000000000" w:firstRow="0" w:lastRow="0" w:firstColumn="0" w:lastColumn="0" w:oddVBand="0" w:evenVBand="0" w:oddHBand="0" w:evenHBand="0" w:firstRowFirstColumn="0" w:firstRowLastColumn="0" w:lastRowFirstColumn="0" w:lastRowLastColumn="0"/>
              <w:rPr>
                <w:color w:val="000000" w:themeColor="text1"/>
                <w:szCs w:val="21"/>
              </w:rPr>
            </w:pPr>
            <w:r>
              <w:rPr>
                <w:rFonts w:hint="eastAsia"/>
                <w:color w:val="000000" w:themeColor="text1"/>
                <w:szCs w:val="21"/>
              </w:rPr>
              <w:t>0</w:t>
            </w:r>
            <w:r>
              <w:rPr>
                <w:color w:val="000000" w:themeColor="text1"/>
                <w:szCs w:val="21"/>
              </w:rPr>
              <w:t>.717</w:t>
            </w:r>
          </w:p>
        </w:tc>
        <w:tc>
          <w:tcPr>
            <w:tcW w:w="1705" w:type="dxa"/>
          </w:tcPr>
          <w:p w14:paraId="58B60D58" w14:textId="77777777" w:rsidR="00196C47" w:rsidRPr="001232B2" w:rsidRDefault="00196C47" w:rsidP="00705D07">
            <w:pPr>
              <w:cnfStyle w:val="000000000000" w:firstRow="0" w:lastRow="0" w:firstColumn="0" w:lastColumn="0" w:oddVBand="0" w:evenVBand="0" w:oddHBand="0" w:evenHBand="0" w:firstRowFirstColumn="0" w:firstRowLastColumn="0" w:lastRowFirstColumn="0" w:lastRowLastColumn="0"/>
              <w:rPr>
                <w:b/>
                <w:bCs/>
                <w:color w:val="000000" w:themeColor="text1"/>
                <w:szCs w:val="21"/>
              </w:rPr>
            </w:pPr>
            <w:r w:rsidRPr="001232B2">
              <w:rPr>
                <w:rFonts w:hint="eastAsia"/>
                <w:b/>
                <w:bCs/>
                <w:color w:val="000000" w:themeColor="text1"/>
                <w:szCs w:val="21"/>
              </w:rPr>
              <w:t>0</w:t>
            </w:r>
            <w:r w:rsidRPr="001232B2">
              <w:rPr>
                <w:b/>
                <w:bCs/>
                <w:color w:val="000000" w:themeColor="text1"/>
                <w:szCs w:val="21"/>
              </w:rPr>
              <w:t>.998</w:t>
            </w:r>
          </w:p>
        </w:tc>
        <w:tc>
          <w:tcPr>
            <w:tcW w:w="1705" w:type="dxa"/>
          </w:tcPr>
          <w:p w14:paraId="5B2ACBCC" w14:textId="77777777" w:rsidR="00196C47" w:rsidRDefault="00196C47" w:rsidP="00705D07">
            <w:pPr>
              <w:cnfStyle w:val="000000000000" w:firstRow="0" w:lastRow="0" w:firstColumn="0" w:lastColumn="0" w:oddVBand="0" w:evenVBand="0" w:oddHBand="0" w:evenHBand="0" w:firstRowFirstColumn="0" w:firstRowLastColumn="0" w:lastRowFirstColumn="0" w:lastRowLastColumn="0"/>
              <w:rPr>
                <w:color w:val="000000" w:themeColor="text1"/>
                <w:szCs w:val="21"/>
              </w:rPr>
            </w:pPr>
            <w:r>
              <w:rPr>
                <w:rFonts w:hint="eastAsia"/>
                <w:color w:val="000000" w:themeColor="text1"/>
                <w:szCs w:val="21"/>
              </w:rPr>
              <w:t>0</w:t>
            </w:r>
            <w:r>
              <w:rPr>
                <w:color w:val="000000" w:themeColor="text1"/>
                <w:szCs w:val="21"/>
              </w:rPr>
              <w:t>.897</w:t>
            </w:r>
          </w:p>
        </w:tc>
      </w:tr>
      <w:tr w:rsidR="00196C47" w14:paraId="44691829" w14:textId="77777777" w:rsidTr="00705D07">
        <w:tc>
          <w:tcPr>
            <w:cnfStyle w:val="001000000000" w:firstRow="0" w:lastRow="0" w:firstColumn="1" w:lastColumn="0" w:oddVBand="0" w:evenVBand="0" w:oddHBand="0" w:evenHBand="0" w:firstRowFirstColumn="0" w:firstRowLastColumn="0" w:lastRowFirstColumn="0" w:lastRowLastColumn="0"/>
            <w:tcW w:w="1704" w:type="dxa"/>
          </w:tcPr>
          <w:p w14:paraId="10ACF749" w14:textId="77777777" w:rsidR="00196C47" w:rsidRDefault="00196C47" w:rsidP="00705D07">
            <w:pPr>
              <w:rPr>
                <w:color w:val="000000" w:themeColor="text1"/>
                <w:szCs w:val="21"/>
              </w:rPr>
            </w:pPr>
            <w:commentRangeStart w:id="529"/>
            <w:r>
              <w:rPr>
                <w:rFonts w:hint="eastAsia"/>
                <w:color w:val="000000" w:themeColor="text1"/>
                <w:szCs w:val="21"/>
              </w:rPr>
              <w:t>T</w:t>
            </w:r>
            <w:r>
              <w:rPr>
                <w:color w:val="000000" w:themeColor="text1"/>
                <w:szCs w:val="21"/>
              </w:rPr>
              <w:t>F</w:t>
            </w:r>
            <w:commentRangeEnd w:id="529"/>
            <w:r w:rsidR="007022C9">
              <w:rPr>
                <w:rStyle w:val="ad"/>
                <w:b w:val="0"/>
                <w:bCs w:val="0"/>
              </w:rPr>
              <w:commentReference w:id="529"/>
            </w:r>
          </w:p>
        </w:tc>
        <w:tc>
          <w:tcPr>
            <w:tcW w:w="1704" w:type="dxa"/>
          </w:tcPr>
          <w:p w14:paraId="569759F9" w14:textId="77777777" w:rsidR="00196C47" w:rsidRPr="001232B2" w:rsidRDefault="00196C47" w:rsidP="00705D07">
            <w:pPr>
              <w:cnfStyle w:val="000000000000" w:firstRow="0" w:lastRow="0" w:firstColumn="0" w:lastColumn="0" w:oddVBand="0" w:evenVBand="0" w:oddHBand="0" w:evenHBand="0" w:firstRowFirstColumn="0" w:firstRowLastColumn="0" w:lastRowFirstColumn="0" w:lastRowLastColumn="0"/>
              <w:rPr>
                <w:b/>
                <w:bCs/>
                <w:color w:val="000000" w:themeColor="text1"/>
                <w:szCs w:val="21"/>
              </w:rPr>
            </w:pPr>
            <w:r w:rsidRPr="001232B2">
              <w:rPr>
                <w:rFonts w:hint="eastAsia"/>
                <w:b/>
                <w:bCs/>
                <w:color w:val="000000" w:themeColor="text1"/>
                <w:szCs w:val="21"/>
              </w:rPr>
              <w:t>0</w:t>
            </w:r>
            <w:r w:rsidRPr="001232B2">
              <w:rPr>
                <w:b/>
                <w:bCs/>
                <w:color w:val="000000" w:themeColor="text1"/>
                <w:szCs w:val="21"/>
              </w:rPr>
              <w:t>.861</w:t>
            </w:r>
          </w:p>
        </w:tc>
        <w:tc>
          <w:tcPr>
            <w:tcW w:w="1704" w:type="dxa"/>
          </w:tcPr>
          <w:p w14:paraId="076396FA" w14:textId="77777777" w:rsidR="00196C47" w:rsidRPr="001232B2" w:rsidRDefault="00196C47" w:rsidP="00705D07">
            <w:pPr>
              <w:cnfStyle w:val="000000000000" w:firstRow="0" w:lastRow="0" w:firstColumn="0" w:lastColumn="0" w:oddVBand="0" w:evenVBand="0" w:oddHBand="0" w:evenHBand="0" w:firstRowFirstColumn="0" w:firstRowLastColumn="0" w:lastRowFirstColumn="0" w:lastRowLastColumn="0"/>
              <w:rPr>
                <w:b/>
                <w:bCs/>
                <w:color w:val="000000" w:themeColor="text1"/>
                <w:szCs w:val="21"/>
              </w:rPr>
            </w:pPr>
            <w:r w:rsidRPr="001232B2">
              <w:rPr>
                <w:rFonts w:hint="eastAsia"/>
                <w:b/>
                <w:bCs/>
                <w:color w:val="000000" w:themeColor="text1"/>
                <w:szCs w:val="21"/>
              </w:rPr>
              <w:t>0</w:t>
            </w:r>
            <w:r w:rsidRPr="001232B2">
              <w:rPr>
                <w:b/>
                <w:bCs/>
                <w:color w:val="000000" w:themeColor="text1"/>
                <w:szCs w:val="21"/>
              </w:rPr>
              <w:t>.778</w:t>
            </w:r>
          </w:p>
        </w:tc>
        <w:tc>
          <w:tcPr>
            <w:tcW w:w="1705" w:type="dxa"/>
          </w:tcPr>
          <w:p w14:paraId="12A3AF6B" w14:textId="77777777" w:rsidR="00196C47" w:rsidRDefault="00196C47" w:rsidP="00705D07">
            <w:pPr>
              <w:cnfStyle w:val="000000000000" w:firstRow="0" w:lastRow="0" w:firstColumn="0" w:lastColumn="0" w:oddVBand="0" w:evenVBand="0" w:oddHBand="0" w:evenHBand="0" w:firstRowFirstColumn="0" w:firstRowLastColumn="0" w:lastRowFirstColumn="0" w:lastRowLastColumn="0"/>
              <w:rPr>
                <w:color w:val="000000" w:themeColor="text1"/>
                <w:szCs w:val="21"/>
              </w:rPr>
            </w:pPr>
            <w:r>
              <w:rPr>
                <w:rFonts w:hint="eastAsia"/>
                <w:color w:val="000000" w:themeColor="text1"/>
                <w:szCs w:val="21"/>
              </w:rPr>
              <w:t>0</w:t>
            </w:r>
            <w:r>
              <w:rPr>
                <w:color w:val="000000" w:themeColor="text1"/>
                <w:szCs w:val="21"/>
              </w:rPr>
              <w:t>.997</w:t>
            </w:r>
          </w:p>
        </w:tc>
        <w:tc>
          <w:tcPr>
            <w:tcW w:w="1705" w:type="dxa"/>
          </w:tcPr>
          <w:p w14:paraId="2C8D50FF" w14:textId="77777777" w:rsidR="00196C47" w:rsidRPr="001232B2" w:rsidRDefault="00196C47" w:rsidP="00705D07">
            <w:pPr>
              <w:cnfStyle w:val="000000000000" w:firstRow="0" w:lastRow="0" w:firstColumn="0" w:lastColumn="0" w:oddVBand="0" w:evenVBand="0" w:oddHBand="0" w:evenHBand="0" w:firstRowFirstColumn="0" w:firstRowLastColumn="0" w:lastRowFirstColumn="0" w:lastRowLastColumn="0"/>
              <w:rPr>
                <w:b/>
                <w:bCs/>
                <w:color w:val="000000" w:themeColor="text1"/>
                <w:szCs w:val="21"/>
              </w:rPr>
            </w:pPr>
            <w:r w:rsidRPr="001232B2">
              <w:rPr>
                <w:rFonts w:hint="eastAsia"/>
                <w:b/>
                <w:bCs/>
                <w:color w:val="000000" w:themeColor="text1"/>
                <w:szCs w:val="21"/>
              </w:rPr>
              <w:t>0</w:t>
            </w:r>
            <w:r w:rsidRPr="001232B2">
              <w:rPr>
                <w:b/>
                <w:bCs/>
                <w:color w:val="000000" w:themeColor="text1"/>
                <w:szCs w:val="21"/>
              </w:rPr>
              <w:t>.915</w:t>
            </w:r>
          </w:p>
        </w:tc>
      </w:tr>
    </w:tbl>
    <w:p w14:paraId="6E775BAE" w14:textId="77777777" w:rsidR="00C81B5F" w:rsidRDefault="00C81B5F" w:rsidP="00DA6CD0">
      <w:pPr>
        <w:rPr>
          <w:b/>
          <w:bCs/>
          <w:color w:val="000000" w:themeColor="text1"/>
          <w:szCs w:val="21"/>
        </w:rPr>
      </w:pPr>
    </w:p>
    <w:p w14:paraId="27C072B2" w14:textId="7530DC11" w:rsidR="00DA6CD0" w:rsidRDefault="00E76FAB" w:rsidP="00DA6CD0">
      <w:pPr>
        <w:rPr>
          <w:b/>
          <w:bCs/>
          <w:color w:val="000000" w:themeColor="text1"/>
          <w:szCs w:val="21"/>
        </w:rPr>
      </w:pPr>
      <w:commentRangeStart w:id="530"/>
      <w:r>
        <w:rPr>
          <w:rFonts w:hint="eastAsia"/>
          <w:b/>
          <w:bCs/>
          <w:color w:val="000000" w:themeColor="text1"/>
          <w:szCs w:val="21"/>
        </w:rPr>
        <w:t>损失函数</w:t>
      </w:r>
      <w:r w:rsidR="00753055">
        <w:rPr>
          <w:rFonts w:hint="eastAsia"/>
          <w:b/>
          <w:bCs/>
          <w:color w:val="000000" w:themeColor="text1"/>
          <w:szCs w:val="21"/>
        </w:rPr>
        <w:t>对比</w:t>
      </w:r>
    </w:p>
    <w:p w14:paraId="3DD59132" w14:textId="55E38991" w:rsidR="00045F02" w:rsidRDefault="003E4C35" w:rsidP="00DA6CD0">
      <w:pPr>
        <w:rPr>
          <w:b/>
          <w:bCs/>
          <w:color w:val="000000" w:themeColor="text1"/>
          <w:szCs w:val="21"/>
        </w:rPr>
      </w:pPr>
      <w:r>
        <w:rPr>
          <w:rFonts w:hint="eastAsia"/>
          <w:b/>
          <w:bCs/>
          <w:color w:val="000000" w:themeColor="text1"/>
          <w:szCs w:val="21"/>
        </w:rPr>
        <w:lastRenderedPageBreak/>
        <w:t>A</w:t>
      </w:r>
      <w:r>
        <w:rPr>
          <w:b/>
          <w:bCs/>
          <w:color w:val="000000" w:themeColor="text1"/>
          <w:szCs w:val="21"/>
        </w:rPr>
        <w:t xml:space="preserve"> </w:t>
      </w:r>
      <w:r>
        <w:rPr>
          <w:rFonts w:hint="eastAsia"/>
          <w:b/>
          <w:bCs/>
          <w:color w:val="000000" w:themeColor="text1"/>
          <w:szCs w:val="21"/>
        </w:rPr>
        <w:t>损失函数的选取</w:t>
      </w:r>
    </w:p>
    <w:p w14:paraId="5ECB3C71" w14:textId="4B22B0C6" w:rsidR="00561100" w:rsidRDefault="00597D5E" w:rsidP="00DA6CD0">
      <w:pPr>
        <w:rPr>
          <w:rFonts w:ascii="Arial" w:hAnsi="Arial" w:cs="Arial"/>
          <w:color w:val="4D4D4D"/>
          <w:shd w:val="clear" w:color="auto" w:fill="FFFFFF"/>
        </w:rPr>
      </w:pPr>
      <w:r>
        <w:rPr>
          <w:rFonts w:hint="eastAsia"/>
          <w:color w:val="000000" w:themeColor="text1"/>
          <w:szCs w:val="21"/>
        </w:rPr>
        <w:t>在完成网络S</w:t>
      </w:r>
      <w:r>
        <w:rPr>
          <w:color w:val="000000" w:themeColor="text1"/>
          <w:szCs w:val="21"/>
        </w:rPr>
        <w:t>MA-N</w:t>
      </w:r>
      <w:r>
        <w:rPr>
          <w:rFonts w:hint="eastAsia"/>
          <w:color w:val="000000" w:themeColor="text1"/>
          <w:szCs w:val="21"/>
        </w:rPr>
        <w:t>et的搭建后，</w:t>
      </w:r>
      <w:r w:rsidR="004C3945">
        <w:rPr>
          <w:rFonts w:hint="eastAsia"/>
          <w:color w:val="000000" w:themeColor="text1"/>
          <w:szCs w:val="21"/>
        </w:rPr>
        <w:t>选取损失函数对网络的性能有很大影响。</w:t>
      </w:r>
      <w:r w:rsidR="00CF3A15">
        <w:rPr>
          <w:rFonts w:hint="eastAsia"/>
          <w:color w:val="000000" w:themeColor="text1"/>
          <w:szCs w:val="21"/>
        </w:rPr>
        <w:t>因此</w:t>
      </w:r>
      <w:r w:rsidR="004C3945">
        <w:rPr>
          <w:rFonts w:hint="eastAsia"/>
          <w:color w:val="000000" w:themeColor="text1"/>
          <w:szCs w:val="21"/>
        </w:rPr>
        <w:t>对于不同的语义分割任务</w:t>
      </w:r>
      <w:r w:rsidR="00CF3A15">
        <w:rPr>
          <w:rFonts w:hint="eastAsia"/>
          <w:color w:val="000000" w:themeColor="text1"/>
          <w:szCs w:val="21"/>
        </w:rPr>
        <w:t>，损失函数的选择要基于任务的特点。</w:t>
      </w:r>
      <w:r w:rsidR="006A6DAC">
        <w:rPr>
          <w:rFonts w:hint="eastAsia"/>
          <w:color w:val="000000" w:themeColor="text1"/>
          <w:szCs w:val="21"/>
        </w:rPr>
        <w:t>常用的损失函数如</w:t>
      </w:r>
      <w:r w:rsidR="00711C0D" w:rsidRPr="00711C0D">
        <w:rPr>
          <w:rFonts w:eastAsiaTheme="minorHAnsi" w:cs="Arial"/>
          <w:color w:val="000000"/>
          <w:spacing w:val="15"/>
          <w:szCs w:val="21"/>
        </w:rPr>
        <w:t>Dice loss (DL)算法</w:t>
      </w:r>
      <w:r w:rsidR="007B35F2">
        <w:rPr>
          <w:rFonts w:eastAsiaTheme="minorHAnsi" w:cs="Arial" w:hint="eastAsia"/>
          <w:color w:val="000000"/>
          <w:spacing w:val="15"/>
          <w:szCs w:val="21"/>
        </w:rPr>
        <w:t>、</w:t>
      </w:r>
      <w:r w:rsidR="007B35F2">
        <w:rPr>
          <w:rFonts w:hint="eastAsia"/>
          <w:color w:val="000000" w:themeColor="text1"/>
          <w:szCs w:val="21"/>
        </w:rPr>
        <w:t>平衡交叉</w:t>
      </w:r>
      <w:proofErr w:type="gramStart"/>
      <w:r w:rsidR="007B35F2">
        <w:rPr>
          <w:rFonts w:hint="eastAsia"/>
          <w:color w:val="000000" w:themeColor="text1"/>
          <w:szCs w:val="21"/>
        </w:rPr>
        <w:t>熵</w:t>
      </w:r>
      <w:proofErr w:type="gramEnd"/>
      <w:r w:rsidR="007B35F2">
        <w:rPr>
          <w:rFonts w:hint="eastAsia"/>
          <w:color w:val="000000" w:themeColor="text1"/>
          <w:szCs w:val="21"/>
        </w:rPr>
        <w:t>损失函数B</w:t>
      </w:r>
      <w:r w:rsidR="007B35F2">
        <w:rPr>
          <w:color w:val="000000" w:themeColor="text1"/>
          <w:szCs w:val="21"/>
        </w:rPr>
        <w:t>CE</w:t>
      </w:r>
      <w:r w:rsidR="007B35F2">
        <w:rPr>
          <w:rFonts w:hint="eastAsia"/>
          <w:color w:val="000000" w:themeColor="text1"/>
          <w:szCs w:val="21"/>
        </w:rPr>
        <w:t>，适用于二分类任务</w:t>
      </w:r>
      <w:r w:rsidR="00523391">
        <w:rPr>
          <w:rFonts w:hint="eastAsia"/>
          <w:color w:val="000000" w:themeColor="text1"/>
          <w:szCs w:val="21"/>
        </w:rPr>
        <w:t>、加</w:t>
      </w:r>
      <w:r w:rsidR="00523391">
        <w:rPr>
          <w:rFonts w:ascii="Arial" w:hAnsi="Arial" w:cs="Arial"/>
          <w:color w:val="4D4D4D"/>
          <w:shd w:val="clear" w:color="auto" w:fill="FFFFFF"/>
        </w:rPr>
        <w:t>权交叉</w:t>
      </w:r>
      <w:proofErr w:type="gramStart"/>
      <w:r w:rsidR="00523391">
        <w:rPr>
          <w:rFonts w:ascii="Arial" w:hAnsi="Arial" w:cs="Arial"/>
          <w:color w:val="4D4D4D"/>
          <w:shd w:val="clear" w:color="auto" w:fill="FFFFFF"/>
        </w:rPr>
        <w:t>熵</w:t>
      </w:r>
      <w:proofErr w:type="gramEnd"/>
      <w:r w:rsidR="00523391">
        <w:rPr>
          <w:rFonts w:ascii="Arial" w:hAnsi="Arial" w:cs="Arial" w:hint="eastAsia"/>
          <w:color w:val="4D4D4D"/>
          <w:shd w:val="clear" w:color="auto" w:fill="FFFFFF"/>
        </w:rPr>
        <w:t>损失函数</w:t>
      </w:r>
      <w:r w:rsidR="00E259C1">
        <w:rPr>
          <w:rFonts w:ascii="Arial" w:hAnsi="Arial" w:cs="Arial" w:hint="eastAsia"/>
          <w:color w:val="4D4D4D"/>
          <w:shd w:val="clear" w:color="auto" w:fill="FFFFFF"/>
        </w:rPr>
        <w:t>W</w:t>
      </w:r>
      <w:r w:rsidR="00E259C1">
        <w:rPr>
          <w:rFonts w:ascii="Arial" w:hAnsi="Arial" w:cs="Arial"/>
          <w:color w:val="4D4D4D"/>
          <w:shd w:val="clear" w:color="auto" w:fill="FFFFFF"/>
        </w:rPr>
        <w:t>CE</w:t>
      </w:r>
      <w:r w:rsidR="00E259C1">
        <w:rPr>
          <w:rFonts w:ascii="Arial" w:hAnsi="Arial" w:cs="Arial" w:hint="eastAsia"/>
          <w:color w:val="4D4D4D"/>
          <w:shd w:val="clear" w:color="auto" w:fill="FFFFFF"/>
        </w:rPr>
        <w:t>。</w:t>
      </w:r>
      <w:r w:rsidR="0023703D">
        <w:rPr>
          <w:rFonts w:ascii="Arial" w:hAnsi="Arial" w:cs="Arial" w:hint="eastAsia"/>
          <w:color w:val="4D4D4D"/>
          <w:shd w:val="clear" w:color="auto" w:fill="FFFFFF"/>
        </w:rPr>
        <w:t>此外，</w:t>
      </w:r>
      <w:r w:rsidR="006538A1">
        <w:rPr>
          <w:rFonts w:ascii="Arial" w:hAnsi="Arial" w:cs="Arial" w:hint="eastAsia"/>
          <w:color w:val="4D4D4D"/>
          <w:shd w:val="clear" w:color="auto" w:fill="FFFFFF"/>
        </w:rPr>
        <w:t>我们还选取了</w:t>
      </w:r>
      <w:r w:rsidR="006A3E8A">
        <w:rPr>
          <w:rFonts w:ascii="Arial" w:hAnsi="Arial" w:cs="Arial" w:hint="eastAsia"/>
          <w:color w:val="4D4D4D"/>
          <w:shd w:val="clear" w:color="auto" w:fill="FFFFFF"/>
        </w:rPr>
        <w:t>近几年</w:t>
      </w:r>
      <w:r w:rsidR="0021097D">
        <w:rPr>
          <w:rFonts w:ascii="Arial" w:hAnsi="Arial" w:cs="Arial" w:hint="eastAsia"/>
          <w:color w:val="4D4D4D"/>
          <w:shd w:val="clear" w:color="auto" w:fill="FFFFFF"/>
        </w:rPr>
        <w:t>被用于语义分割的优秀损失函数</w:t>
      </w:r>
      <w:r w:rsidR="00517D2A">
        <w:rPr>
          <w:rFonts w:ascii="Arial" w:hAnsi="Arial" w:cs="Arial" w:hint="eastAsia"/>
          <w:color w:val="4D4D4D"/>
          <w:shd w:val="clear" w:color="auto" w:fill="FFFFFF"/>
        </w:rPr>
        <w:t>即</w:t>
      </w:r>
      <w:r w:rsidR="00517D2A">
        <w:t>Asymmetric Loss Functions</w:t>
      </w:r>
      <w:r w:rsidR="000F2A08">
        <w:rPr>
          <w:rFonts w:ascii="Arial" w:hAnsi="Arial" w:cs="Arial"/>
          <w:color w:val="4D4D4D"/>
          <w:shd w:val="clear" w:color="auto" w:fill="FFFFFF"/>
        </w:rPr>
        <w:t xml:space="preserve"> </w:t>
      </w:r>
      <w:r w:rsidR="00517D2A">
        <w:rPr>
          <w:rFonts w:ascii="Arial" w:hAnsi="Arial" w:cs="Arial" w:hint="eastAsia"/>
          <w:color w:val="4D4D4D"/>
          <w:shd w:val="clear" w:color="auto" w:fill="FFFFFF"/>
        </w:rPr>
        <w:t>（</w:t>
      </w:r>
      <w:r w:rsidR="00517D2A">
        <w:rPr>
          <w:rFonts w:ascii="Arial" w:hAnsi="Arial" w:cs="Arial" w:hint="eastAsia"/>
          <w:color w:val="4D4D4D"/>
          <w:shd w:val="clear" w:color="auto" w:fill="FFFFFF"/>
        </w:rPr>
        <w:t>A</w:t>
      </w:r>
      <w:r w:rsidR="00517D2A">
        <w:rPr>
          <w:rFonts w:ascii="Arial" w:hAnsi="Arial" w:cs="Arial"/>
          <w:color w:val="4D4D4D"/>
          <w:shd w:val="clear" w:color="auto" w:fill="FFFFFF"/>
        </w:rPr>
        <w:t>L</w:t>
      </w:r>
      <w:r w:rsidR="00517D2A">
        <w:rPr>
          <w:rFonts w:ascii="Arial" w:hAnsi="Arial" w:cs="Arial" w:hint="eastAsia"/>
          <w:color w:val="4D4D4D"/>
          <w:shd w:val="clear" w:color="auto" w:fill="FFFFFF"/>
        </w:rPr>
        <w:t>）</w:t>
      </w:r>
      <w:r w:rsidR="00430074">
        <w:rPr>
          <w:rFonts w:ascii="Arial" w:hAnsi="Arial" w:cs="Arial" w:hint="eastAsia"/>
          <w:color w:val="4D4D4D"/>
          <w:shd w:val="clear" w:color="auto" w:fill="FFFFFF"/>
        </w:rPr>
        <w:t>、</w:t>
      </w:r>
      <w:proofErr w:type="spellStart"/>
      <w:r w:rsidR="002B2A8D" w:rsidRPr="002B2A8D">
        <w:rPr>
          <w:rFonts w:ascii="Arial" w:hAnsi="Arial" w:cs="Arial"/>
          <w:color w:val="4D4D4D"/>
          <w:shd w:val="clear" w:color="auto" w:fill="FFFFFF"/>
        </w:rPr>
        <w:t>TverskyLoss</w:t>
      </w:r>
      <w:proofErr w:type="spellEnd"/>
      <w:r w:rsidR="002B2A8D">
        <w:rPr>
          <w:rFonts w:ascii="Arial" w:hAnsi="Arial" w:cs="Arial" w:hint="eastAsia"/>
          <w:color w:val="4D4D4D"/>
          <w:shd w:val="clear" w:color="auto" w:fill="FFFFFF"/>
        </w:rPr>
        <w:t>（</w:t>
      </w:r>
      <w:r w:rsidR="002B2A8D">
        <w:rPr>
          <w:rFonts w:ascii="Arial" w:hAnsi="Arial" w:cs="Arial" w:hint="eastAsia"/>
          <w:color w:val="4D4D4D"/>
          <w:shd w:val="clear" w:color="auto" w:fill="FFFFFF"/>
        </w:rPr>
        <w:t>T</w:t>
      </w:r>
      <w:r w:rsidR="002B2A8D">
        <w:rPr>
          <w:rFonts w:ascii="Arial" w:hAnsi="Arial" w:cs="Arial"/>
          <w:color w:val="4D4D4D"/>
          <w:shd w:val="clear" w:color="auto" w:fill="FFFFFF"/>
        </w:rPr>
        <w:t>L</w:t>
      </w:r>
      <w:r w:rsidR="002B2A8D">
        <w:rPr>
          <w:rFonts w:ascii="Arial" w:hAnsi="Arial" w:cs="Arial" w:hint="eastAsia"/>
          <w:color w:val="4D4D4D"/>
          <w:shd w:val="clear" w:color="auto" w:fill="FFFFFF"/>
        </w:rPr>
        <w:t>）</w:t>
      </w:r>
      <w:r w:rsidR="00C67E21">
        <w:rPr>
          <w:rFonts w:ascii="Arial" w:hAnsi="Arial" w:cs="Arial" w:hint="eastAsia"/>
          <w:color w:val="4D4D4D"/>
          <w:shd w:val="clear" w:color="auto" w:fill="FFFFFF"/>
        </w:rPr>
        <w:t>、</w:t>
      </w:r>
      <w:proofErr w:type="spellStart"/>
      <w:r w:rsidR="008A36AA" w:rsidRPr="008A36AA">
        <w:rPr>
          <w:rFonts w:ascii="Arial" w:hAnsi="Arial" w:cs="Arial"/>
          <w:color w:val="4D4D4D"/>
          <w:shd w:val="clear" w:color="auto" w:fill="FFFFFF"/>
        </w:rPr>
        <w:t>PenaltyGDiceLoss</w:t>
      </w:r>
      <w:proofErr w:type="spellEnd"/>
      <w:r w:rsidR="008A36AA">
        <w:rPr>
          <w:rFonts w:ascii="Arial" w:hAnsi="Arial" w:cs="Arial"/>
          <w:color w:val="4D4D4D"/>
          <w:shd w:val="clear" w:color="auto" w:fill="FFFFFF"/>
        </w:rPr>
        <w:t>(PL)</w:t>
      </w:r>
      <w:r w:rsidR="00FD1F88">
        <w:rPr>
          <w:rFonts w:ascii="Arial" w:hAnsi="Arial" w:cs="Arial" w:hint="eastAsia"/>
          <w:color w:val="4D4D4D"/>
          <w:shd w:val="clear" w:color="auto" w:fill="FFFFFF"/>
        </w:rPr>
        <w:t>。</w:t>
      </w:r>
    </w:p>
    <w:p w14:paraId="36D3F238" w14:textId="337160C1" w:rsidR="00FD1F88" w:rsidRPr="008046CA" w:rsidRDefault="009C284D" w:rsidP="008046CA">
      <w:pPr>
        <w:pStyle w:val="aa"/>
        <w:numPr>
          <w:ilvl w:val="0"/>
          <w:numId w:val="3"/>
        </w:numPr>
        <w:ind w:firstLineChars="0"/>
        <w:rPr>
          <w:rFonts w:eastAsiaTheme="minorHAnsi" w:cs="Arial"/>
          <w:color w:val="4D4D4D"/>
          <w:shd w:val="clear" w:color="auto" w:fill="FFFFFF"/>
        </w:rPr>
      </w:pPr>
      <w:r w:rsidRPr="008046CA">
        <w:rPr>
          <w:rFonts w:eastAsiaTheme="minorHAnsi"/>
          <w:b/>
          <w:bCs/>
        </w:rPr>
        <w:t>Asymmetric Loss Functions</w:t>
      </w:r>
      <w:r w:rsidRPr="008046CA">
        <w:rPr>
          <w:rFonts w:eastAsiaTheme="minorHAnsi" w:cs="Arial"/>
          <w:b/>
          <w:bCs/>
          <w:color w:val="4D4D4D"/>
          <w:shd w:val="clear" w:color="auto" w:fill="FFFFFF"/>
        </w:rPr>
        <w:t xml:space="preserve"> </w:t>
      </w:r>
      <w:r w:rsidRPr="008046CA">
        <w:rPr>
          <w:rFonts w:eastAsiaTheme="minorHAnsi" w:cs="Arial" w:hint="eastAsia"/>
          <w:b/>
          <w:bCs/>
          <w:color w:val="4D4D4D"/>
          <w:shd w:val="clear" w:color="auto" w:fill="FFFFFF"/>
        </w:rPr>
        <w:t>（A</w:t>
      </w:r>
      <w:r w:rsidRPr="008046CA">
        <w:rPr>
          <w:rFonts w:eastAsiaTheme="minorHAnsi" w:cs="Arial"/>
          <w:b/>
          <w:bCs/>
          <w:color w:val="4D4D4D"/>
          <w:shd w:val="clear" w:color="auto" w:fill="FFFFFF"/>
        </w:rPr>
        <w:t>L</w:t>
      </w:r>
      <w:r w:rsidRPr="008046CA">
        <w:rPr>
          <w:rFonts w:eastAsiaTheme="minorHAnsi" w:cs="Arial" w:hint="eastAsia"/>
          <w:b/>
          <w:bCs/>
          <w:color w:val="4D4D4D"/>
          <w:shd w:val="clear" w:color="auto" w:fill="FFFFFF"/>
        </w:rPr>
        <w:t>）</w:t>
      </w:r>
      <w:r w:rsidRPr="008046CA">
        <w:rPr>
          <w:rFonts w:eastAsiaTheme="minorHAnsi" w:cs="Arial" w:hint="eastAsia"/>
          <w:color w:val="4D4D4D"/>
          <w:shd w:val="clear" w:color="auto" w:fill="FFFFFF"/>
        </w:rPr>
        <w:t>：</w:t>
      </w:r>
      <w:r w:rsidR="00E248C6" w:rsidRPr="008046CA">
        <w:rPr>
          <w:rFonts w:eastAsiaTheme="minorHAnsi" w:cs="Arial" w:hint="eastAsia"/>
          <w:color w:val="4D4D4D"/>
          <w:shd w:val="clear" w:color="auto" w:fill="FFFFFF"/>
        </w:rPr>
        <w:t>设计了一个新颖的</w:t>
      </w:r>
      <w:r w:rsidR="0070641E" w:rsidRPr="008046CA">
        <w:rPr>
          <w:rFonts w:eastAsiaTheme="minorHAnsi" w:cs="Arial" w:hint="eastAsia"/>
          <w:color w:val="4D4D4D"/>
          <w:shd w:val="clear" w:color="auto" w:fill="FFFFFF"/>
        </w:rPr>
        <w:t>损失函数</w:t>
      </w:r>
      <w:r w:rsidR="00E248C6" w:rsidRPr="008046CA">
        <w:rPr>
          <w:rFonts w:eastAsiaTheme="minorHAnsi" w:cs="Arial"/>
          <w:color w:val="4D4D4D"/>
          <w:shd w:val="clear" w:color="auto" w:fill="FFFFFF"/>
        </w:rPr>
        <w:t>，</w:t>
      </w:r>
      <w:r w:rsidR="00EC5F18" w:rsidRPr="008046CA">
        <w:rPr>
          <w:rFonts w:eastAsiaTheme="minorHAnsi" w:cs="Arial" w:hint="eastAsia"/>
          <w:color w:val="4D4D4D"/>
          <w:shd w:val="clear" w:color="auto" w:fill="FFFFFF"/>
        </w:rPr>
        <w:t>主要针对</w:t>
      </w:r>
      <w:r w:rsidR="00E248C6" w:rsidRPr="008046CA">
        <w:rPr>
          <w:rFonts w:eastAsiaTheme="minorHAnsi" w:cs="Arial"/>
          <w:color w:val="4D4D4D"/>
          <w:shd w:val="clear" w:color="auto" w:fill="FFFFFF"/>
        </w:rPr>
        <w:t>分类任务中，正负样本不平衡问题</w:t>
      </w:r>
      <w:r w:rsidR="00EC5F18" w:rsidRPr="008046CA">
        <w:rPr>
          <w:rFonts w:eastAsiaTheme="minorHAnsi" w:cs="Arial" w:hint="eastAsia"/>
          <w:color w:val="4D4D4D"/>
          <w:shd w:val="clear" w:color="auto" w:fill="FFFFFF"/>
        </w:rPr>
        <w:t>。</w:t>
      </w:r>
      <w:r w:rsidR="00934A38" w:rsidRPr="008046CA">
        <w:rPr>
          <w:rFonts w:eastAsiaTheme="minorHAnsi" w:cs="Arial" w:hint="eastAsia"/>
          <w:color w:val="4D4D4D"/>
          <w:shd w:val="clear" w:color="auto" w:fill="FFFFFF"/>
        </w:rPr>
        <w:t>提出自适应</w:t>
      </w:r>
      <w:r w:rsidR="008046CA" w:rsidRPr="008046CA">
        <w:rPr>
          <w:rFonts w:eastAsiaTheme="minorHAnsi" w:cs="Arial" w:hint="eastAsia"/>
          <w:color w:val="4D4D4D"/>
          <w:shd w:val="clear" w:color="auto" w:fill="FFFFFF"/>
        </w:rPr>
        <w:t>方法控制非对称等级。</w:t>
      </w:r>
    </w:p>
    <w:p w14:paraId="3B1BC56B" w14:textId="691ABCF0" w:rsidR="008046CA" w:rsidRPr="0031788D" w:rsidRDefault="008046CA" w:rsidP="008046CA">
      <w:pPr>
        <w:pStyle w:val="aa"/>
        <w:numPr>
          <w:ilvl w:val="0"/>
          <w:numId w:val="3"/>
        </w:numPr>
        <w:ind w:firstLineChars="0"/>
        <w:rPr>
          <w:rFonts w:eastAsiaTheme="minorHAnsi"/>
          <w:b/>
          <w:bCs/>
          <w:color w:val="000000" w:themeColor="text1"/>
          <w:szCs w:val="21"/>
        </w:rPr>
      </w:pPr>
      <w:proofErr w:type="spellStart"/>
      <w:r w:rsidRPr="008046CA">
        <w:rPr>
          <w:rFonts w:ascii="Arial" w:hAnsi="Arial" w:cs="Arial"/>
          <w:b/>
          <w:bCs/>
          <w:color w:val="4D4D4D"/>
          <w:shd w:val="clear" w:color="auto" w:fill="FFFFFF"/>
        </w:rPr>
        <w:t>TverskyLoss</w:t>
      </w:r>
      <w:proofErr w:type="spellEnd"/>
      <w:r w:rsidRPr="008046CA">
        <w:rPr>
          <w:rFonts w:ascii="Arial" w:hAnsi="Arial" w:cs="Arial" w:hint="eastAsia"/>
          <w:b/>
          <w:bCs/>
          <w:color w:val="4D4D4D"/>
          <w:shd w:val="clear" w:color="auto" w:fill="FFFFFF"/>
        </w:rPr>
        <w:t>（</w:t>
      </w:r>
      <w:ins w:id="531" w:author="tang chi" w:date="2022-07-17T19:36:00Z">
        <w:r w:rsidR="00DA745C">
          <w:rPr>
            <w:rFonts w:ascii="Arial" w:hAnsi="Arial" w:cs="Arial"/>
            <w:b/>
            <w:bCs/>
            <w:color w:val="FF0000"/>
            <w:shd w:val="clear" w:color="auto" w:fill="FFFFFF"/>
          </w:rPr>
          <w:t>TF</w:t>
        </w:r>
      </w:ins>
      <w:del w:id="532" w:author="tang chi" w:date="2022-07-17T19:36:00Z">
        <w:r w:rsidRPr="007022C9" w:rsidDel="00DA745C">
          <w:rPr>
            <w:rFonts w:ascii="Arial" w:hAnsi="Arial" w:cs="Arial"/>
            <w:b/>
            <w:bCs/>
            <w:color w:val="FF0000"/>
            <w:shd w:val="clear" w:color="auto" w:fill="FFFFFF"/>
            <w:rPrChange w:id="533" w:author="卢 芳芳" w:date="2022-07-11T21:58:00Z">
              <w:rPr>
                <w:rFonts w:ascii="Arial" w:hAnsi="Arial" w:cs="Arial"/>
                <w:b/>
                <w:bCs/>
                <w:color w:val="4D4D4D"/>
                <w:shd w:val="clear" w:color="auto" w:fill="FFFFFF"/>
              </w:rPr>
            </w:rPrChange>
          </w:rPr>
          <w:delText>TL</w:delText>
        </w:r>
      </w:del>
      <w:r w:rsidRPr="008046CA">
        <w:rPr>
          <w:rFonts w:ascii="Arial" w:hAnsi="Arial" w:cs="Arial" w:hint="eastAsia"/>
          <w:b/>
          <w:bCs/>
          <w:color w:val="4D4D4D"/>
          <w:shd w:val="clear" w:color="auto" w:fill="FFFFFF"/>
        </w:rPr>
        <w:t>）</w:t>
      </w:r>
      <w:r>
        <w:rPr>
          <w:rFonts w:ascii="Arial" w:hAnsi="Arial" w:cs="Arial" w:hint="eastAsia"/>
          <w:b/>
          <w:bCs/>
          <w:color w:val="4D4D4D"/>
          <w:shd w:val="clear" w:color="auto" w:fill="FFFFFF"/>
        </w:rPr>
        <w:t>：</w:t>
      </w:r>
      <w:r w:rsidR="009C4273">
        <w:rPr>
          <w:rFonts w:ascii="Arial" w:hAnsi="Arial" w:cs="Arial" w:hint="eastAsia"/>
          <w:color w:val="4D4D4D"/>
          <w:shd w:val="clear" w:color="auto" w:fill="FFFFFF"/>
        </w:rPr>
        <w:t>为了解决数据不平衡问题，</w:t>
      </w:r>
      <w:r w:rsidR="00C233F5">
        <w:rPr>
          <w:rFonts w:ascii="Arial" w:hAnsi="Arial" w:cs="Arial" w:hint="eastAsia"/>
          <w:color w:val="4D4D4D"/>
          <w:shd w:val="clear" w:color="auto" w:fill="FFFFFF"/>
        </w:rPr>
        <w:t>提出一种新的损失函数，</w:t>
      </w:r>
      <w:r w:rsidR="004718E2" w:rsidRPr="004718E2">
        <w:rPr>
          <w:rFonts w:ascii="Arial" w:hAnsi="Arial" w:cs="Arial" w:hint="eastAsia"/>
          <w:color w:val="4D4D4D"/>
          <w:shd w:val="clear" w:color="auto" w:fill="FFFFFF"/>
        </w:rPr>
        <w:t>通过调整</w:t>
      </w:r>
      <w:proofErr w:type="spellStart"/>
      <w:r w:rsidR="004718E2" w:rsidRPr="004718E2">
        <w:rPr>
          <w:rFonts w:ascii="Arial" w:hAnsi="Arial" w:cs="Arial"/>
          <w:color w:val="4D4D4D"/>
          <w:shd w:val="clear" w:color="auto" w:fill="FFFFFF"/>
        </w:rPr>
        <w:t>tversky</w:t>
      </w:r>
      <w:proofErr w:type="spellEnd"/>
      <w:r w:rsidR="004718E2" w:rsidRPr="004718E2">
        <w:rPr>
          <w:rFonts w:ascii="Arial" w:hAnsi="Arial" w:cs="Arial"/>
          <w:color w:val="4D4D4D"/>
          <w:shd w:val="clear" w:color="auto" w:fill="FFFFFF"/>
        </w:rPr>
        <w:t>指数的超参数</w:t>
      </w:r>
      <w:r w:rsidR="00EE1147">
        <w:rPr>
          <w:rFonts w:ascii="Arial" w:hAnsi="Arial" w:cs="Arial" w:hint="eastAsia"/>
          <w:color w:val="4D4D4D"/>
          <w:shd w:val="clear" w:color="auto" w:fill="FFFFFF"/>
        </w:rPr>
        <w:t>提高</w:t>
      </w:r>
      <w:r w:rsidR="0031788D">
        <w:rPr>
          <w:rFonts w:ascii="Arial" w:hAnsi="Arial" w:cs="Arial" w:hint="eastAsia"/>
          <w:color w:val="4D4D4D"/>
          <w:shd w:val="clear" w:color="auto" w:fill="FFFFFF"/>
        </w:rPr>
        <w:t>小病灶区域的敏感性。</w:t>
      </w:r>
    </w:p>
    <w:p w14:paraId="46191C0F" w14:textId="77777777" w:rsidR="00196C47" w:rsidRPr="00196C47" w:rsidRDefault="0031788D" w:rsidP="00196C47">
      <w:pPr>
        <w:pStyle w:val="aa"/>
        <w:numPr>
          <w:ilvl w:val="0"/>
          <w:numId w:val="3"/>
        </w:numPr>
        <w:ind w:firstLineChars="0"/>
        <w:rPr>
          <w:rFonts w:eastAsiaTheme="minorHAnsi"/>
          <w:b/>
          <w:bCs/>
          <w:color w:val="000000" w:themeColor="text1"/>
          <w:szCs w:val="21"/>
        </w:rPr>
      </w:pPr>
      <w:proofErr w:type="spellStart"/>
      <w:r w:rsidRPr="0031788D">
        <w:rPr>
          <w:rFonts w:ascii="Arial" w:hAnsi="Arial" w:cs="Arial"/>
          <w:b/>
          <w:bCs/>
          <w:color w:val="4D4D4D"/>
          <w:shd w:val="clear" w:color="auto" w:fill="FFFFFF"/>
        </w:rPr>
        <w:t>PenaltyGDiceLoss</w:t>
      </w:r>
      <w:proofErr w:type="spellEnd"/>
      <w:r w:rsidRPr="0016573B">
        <w:rPr>
          <w:rFonts w:ascii="Arial" w:hAnsi="Arial" w:cs="Arial"/>
          <w:b/>
          <w:bCs/>
          <w:color w:val="FF0000"/>
          <w:shd w:val="clear" w:color="auto" w:fill="FFFFFF"/>
          <w:rPrChange w:id="534" w:author="卢 芳芳" w:date="2022-07-11T21:58:00Z">
            <w:rPr>
              <w:rFonts w:ascii="Arial" w:hAnsi="Arial" w:cs="Arial"/>
              <w:b/>
              <w:bCs/>
              <w:color w:val="4D4D4D"/>
              <w:shd w:val="clear" w:color="auto" w:fill="FFFFFF"/>
            </w:rPr>
          </w:rPrChange>
        </w:rPr>
        <w:t>(PL)</w:t>
      </w:r>
      <w:r>
        <w:rPr>
          <w:rFonts w:ascii="Arial" w:hAnsi="Arial" w:cs="Arial" w:hint="eastAsia"/>
          <w:b/>
          <w:bCs/>
          <w:color w:val="4D4D4D"/>
          <w:shd w:val="clear" w:color="auto" w:fill="FFFFFF"/>
        </w:rPr>
        <w:t>：</w:t>
      </w:r>
      <w:r w:rsidR="00D1359B" w:rsidRPr="00D1359B">
        <w:rPr>
          <w:rFonts w:ascii="Arial" w:hAnsi="Arial" w:cs="Arial" w:hint="eastAsia"/>
          <w:color w:val="4D4D4D"/>
          <w:shd w:val="clear" w:color="auto" w:fill="FFFFFF"/>
        </w:rPr>
        <w:t>通过在广义骰子系数</w:t>
      </w:r>
      <w:r w:rsidR="00D1359B" w:rsidRPr="00D1359B">
        <w:rPr>
          <w:rFonts w:ascii="Arial" w:hAnsi="Arial" w:cs="Arial"/>
          <w:color w:val="4D4D4D"/>
          <w:shd w:val="clear" w:color="auto" w:fill="FFFFFF"/>
        </w:rPr>
        <w:t>(GD)</w:t>
      </w:r>
      <w:r w:rsidR="00D1359B" w:rsidRPr="00D1359B">
        <w:rPr>
          <w:rFonts w:ascii="Arial" w:hAnsi="Arial" w:cs="Arial"/>
          <w:color w:val="4D4D4D"/>
          <w:shd w:val="clear" w:color="auto" w:fill="FFFFFF"/>
        </w:rPr>
        <w:t>中</w:t>
      </w:r>
      <w:proofErr w:type="gramStart"/>
      <w:r w:rsidR="00D1359B" w:rsidRPr="00D1359B">
        <w:rPr>
          <w:rFonts w:ascii="Arial" w:hAnsi="Arial" w:cs="Arial"/>
          <w:color w:val="4D4D4D"/>
          <w:shd w:val="clear" w:color="auto" w:fill="FFFFFF"/>
        </w:rPr>
        <w:t>加入假</w:t>
      </w:r>
      <w:proofErr w:type="gramEnd"/>
      <w:r w:rsidR="00D1359B" w:rsidRPr="00D1359B">
        <w:rPr>
          <w:rFonts w:ascii="Arial" w:hAnsi="Arial" w:cs="Arial"/>
          <w:color w:val="4D4D4D"/>
          <w:shd w:val="clear" w:color="auto" w:fill="FFFFFF"/>
        </w:rPr>
        <w:t>阴性和假阳性惩罚项</w:t>
      </w:r>
      <w:r w:rsidR="009E2DF7">
        <w:rPr>
          <w:rFonts w:ascii="Arial" w:hAnsi="Arial" w:cs="Arial" w:hint="eastAsia"/>
          <w:color w:val="4D4D4D"/>
          <w:shd w:val="clear" w:color="auto" w:fill="FFFFFF"/>
        </w:rPr>
        <w:t>，</w:t>
      </w:r>
      <w:r w:rsidR="001177D0">
        <w:rPr>
          <w:rFonts w:ascii="Arial" w:hAnsi="Arial" w:cs="Arial" w:hint="eastAsia"/>
          <w:color w:val="4D4D4D"/>
          <w:shd w:val="clear" w:color="auto" w:fill="FFFFFF"/>
        </w:rPr>
        <w:t>提高了网络分割性能。</w:t>
      </w:r>
    </w:p>
    <w:p w14:paraId="6D28EAA6" w14:textId="36565BD3" w:rsidR="00196C47" w:rsidRPr="00196C47" w:rsidRDefault="00196C47" w:rsidP="00173D5C">
      <w:pPr>
        <w:pStyle w:val="aa"/>
        <w:ind w:left="360" w:firstLineChars="0" w:firstLine="0"/>
        <w:rPr>
          <w:rFonts w:eastAsiaTheme="minorHAnsi"/>
          <w:b/>
          <w:bCs/>
          <w:color w:val="000000" w:themeColor="text1"/>
          <w:szCs w:val="21"/>
        </w:rPr>
      </w:pPr>
      <w:r w:rsidRPr="00196C47">
        <w:rPr>
          <w:color w:val="000000" w:themeColor="text1"/>
          <w:szCs w:val="21"/>
        </w:rPr>
        <w:tab/>
      </w:r>
      <w:r w:rsidRPr="00196C47">
        <w:rPr>
          <w:color w:val="000000" w:themeColor="text1"/>
          <w:szCs w:val="21"/>
        </w:rPr>
        <w:tab/>
      </w:r>
      <w:r w:rsidRPr="00196C47">
        <w:rPr>
          <w:color w:val="000000" w:themeColor="text1"/>
          <w:szCs w:val="21"/>
        </w:rPr>
        <w:tab/>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4A0" w:firstRow="1" w:lastRow="0" w:firstColumn="1" w:lastColumn="0" w:noHBand="0" w:noVBand="1"/>
      </w:tblPr>
      <w:tblGrid>
        <w:gridCol w:w="1645"/>
        <w:gridCol w:w="1645"/>
        <w:gridCol w:w="1645"/>
        <w:gridCol w:w="1644"/>
        <w:gridCol w:w="1644"/>
        <w:gridCol w:w="1644"/>
      </w:tblGrid>
      <w:tr w:rsidR="00196C47" w14:paraId="58940094" w14:textId="77777777" w:rsidTr="0004456A">
        <w:trPr>
          <w:trHeight w:val="1644"/>
        </w:trPr>
        <w:tc>
          <w:tcPr>
            <w:tcW w:w="1645" w:type="dxa"/>
            <w:vAlign w:val="center"/>
          </w:tcPr>
          <w:p w14:paraId="55BEDE03" w14:textId="77777777" w:rsidR="00196C47" w:rsidRDefault="00196C47" w:rsidP="00705D07">
            <w:pPr>
              <w:jc w:val="center"/>
              <w:rPr>
                <w:color w:val="000000" w:themeColor="text1"/>
                <w:szCs w:val="21"/>
              </w:rPr>
            </w:pPr>
            <w:commentRangeStart w:id="535"/>
            <w:r w:rsidRPr="00345B89">
              <w:rPr>
                <w:noProof/>
                <w:color w:val="000000" w:themeColor="text1"/>
                <w:szCs w:val="21"/>
              </w:rPr>
              <w:drawing>
                <wp:inline distT="0" distB="0" distL="0" distR="0" wp14:anchorId="32EC0149" wp14:editId="22FA1B99">
                  <wp:extent cx="1008000" cy="1008000"/>
                  <wp:effectExtent l="0" t="0" r="0" b="0"/>
                  <wp:docPr id="71" name="图片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08000" cy="1008000"/>
                          </a:xfrm>
                          <a:prstGeom prst="rect">
                            <a:avLst/>
                          </a:prstGeom>
                          <a:noFill/>
                          <a:ln>
                            <a:noFill/>
                          </a:ln>
                        </pic:spPr>
                      </pic:pic>
                    </a:graphicData>
                  </a:graphic>
                </wp:inline>
              </w:drawing>
            </w:r>
          </w:p>
        </w:tc>
        <w:tc>
          <w:tcPr>
            <w:tcW w:w="1645" w:type="dxa"/>
            <w:vAlign w:val="center"/>
          </w:tcPr>
          <w:p w14:paraId="1657EEBC" w14:textId="77777777" w:rsidR="00196C47" w:rsidRDefault="00196C47" w:rsidP="00705D07">
            <w:pPr>
              <w:jc w:val="center"/>
              <w:rPr>
                <w:color w:val="000000" w:themeColor="text1"/>
                <w:szCs w:val="21"/>
              </w:rPr>
            </w:pPr>
            <w:r w:rsidRPr="00A472FA">
              <w:rPr>
                <w:noProof/>
                <w:color w:val="000000" w:themeColor="text1"/>
                <w:szCs w:val="21"/>
              </w:rPr>
              <w:drawing>
                <wp:inline distT="0" distB="0" distL="0" distR="0" wp14:anchorId="70017A65" wp14:editId="03C16F47">
                  <wp:extent cx="1009015" cy="100901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09015" cy="1009015"/>
                          </a:xfrm>
                          <a:prstGeom prst="rect">
                            <a:avLst/>
                          </a:prstGeom>
                          <a:noFill/>
                          <a:ln>
                            <a:noFill/>
                          </a:ln>
                        </pic:spPr>
                      </pic:pic>
                    </a:graphicData>
                  </a:graphic>
                </wp:inline>
              </w:drawing>
            </w:r>
          </w:p>
        </w:tc>
        <w:tc>
          <w:tcPr>
            <w:tcW w:w="1645" w:type="dxa"/>
            <w:vAlign w:val="center"/>
          </w:tcPr>
          <w:p w14:paraId="466E6D60" w14:textId="77777777" w:rsidR="00196C47" w:rsidRDefault="00196C47" w:rsidP="00705D07">
            <w:pPr>
              <w:jc w:val="center"/>
              <w:rPr>
                <w:color w:val="000000" w:themeColor="text1"/>
                <w:szCs w:val="21"/>
              </w:rPr>
            </w:pPr>
            <w:r>
              <w:rPr>
                <w:noProof/>
              </w:rPr>
              <w:drawing>
                <wp:inline distT="0" distB="0" distL="0" distR="0" wp14:anchorId="2ED6B090" wp14:editId="7D405FDF">
                  <wp:extent cx="1009015" cy="10090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09015" cy="1009015"/>
                          </a:xfrm>
                          <a:prstGeom prst="rect">
                            <a:avLst/>
                          </a:prstGeom>
                          <a:noFill/>
                          <a:ln>
                            <a:noFill/>
                          </a:ln>
                        </pic:spPr>
                      </pic:pic>
                    </a:graphicData>
                  </a:graphic>
                </wp:inline>
              </w:drawing>
            </w:r>
          </w:p>
        </w:tc>
        <w:tc>
          <w:tcPr>
            <w:tcW w:w="1644" w:type="dxa"/>
            <w:vAlign w:val="center"/>
          </w:tcPr>
          <w:p w14:paraId="1566D5DE" w14:textId="77777777" w:rsidR="00196C47" w:rsidRDefault="00196C47" w:rsidP="00705D07">
            <w:pPr>
              <w:jc w:val="center"/>
              <w:rPr>
                <w:color w:val="000000" w:themeColor="text1"/>
                <w:szCs w:val="21"/>
              </w:rPr>
            </w:pPr>
            <w:r>
              <w:rPr>
                <w:noProof/>
              </w:rPr>
              <w:drawing>
                <wp:inline distT="0" distB="0" distL="0" distR="0" wp14:anchorId="29AAECDE" wp14:editId="1D4DC80F">
                  <wp:extent cx="1008380" cy="100838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08380" cy="1008380"/>
                          </a:xfrm>
                          <a:prstGeom prst="rect">
                            <a:avLst/>
                          </a:prstGeom>
                          <a:noFill/>
                          <a:ln>
                            <a:noFill/>
                          </a:ln>
                        </pic:spPr>
                      </pic:pic>
                    </a:graphicData>
                  </a:graphic>
                </wp:inline>
              </w:drawing>
            </w:r>
          </w:p>
        </w:tc>
        <w:tc>
          <w:tcPr>
            <w:tcW w:w="1644" w:type="dxa"/>
            <w:vAlign w:val="center"/>
          </w:tcPr>
          <w:p w14:paraId="25275EE5" w14:textId="77777777" w:rsidR="00196C47" w:rsidRDefault="00196C47" w:rsidP="00705D07">
            <w:pPr>
              <w:jc w:val="center"/>
              <w:rPr>
                <w:color w:val="000000" w:themeColor="text1"/>
                <w:szCs w:val="21"/>
              </w:rPr>
            </w:pPr>
            <w:r>
              <w:rPr>
                <w:noProof/>
              </w:rPr>
              <w:drawing>
                <wp:inline distT="0" distB="0" distL="0" distR="0" wp14:anchorId="4C009EE5" wp14:editId="4EDCA0EA">
                  <wp:extent cx="1008380" cy="100838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08380" cy="1008380"/>
                          </a:xfrm>
                          <a:prstGeom prst="rect">
                            <a:avLst/>
                          </a:prstGeom>
                          <a:noFill/>
                          <a:ln>
                            <a:noFill/>
                          </a:ln>
                        </pic:spPr>
                      </pic:pic>
                    </a:graphicData>
                  </a:graphic>
                </wp:inline>
              </w:drawing>
            </w:r>
          </w:p>
        </w:tc>
        <w:tc>
          <w:tcPr>
            <w:tcW w:w="1644" w:type="dxa"/>
            <w:vAlign w:val="center"/>
          </w:tcPr>
          <w:p w14:paraId="72704856" w14:textId="77777777" w:rsidR="00196C47" w:rsidRDefault="00196C47" w:rsidP="00705D07">
            <w:pPr>
              <w:jc w:val="center"/>
              <w:rPr>
                <w:color w:val="000000" w:themeColor="text1"/>
                <w:szCs w:val="21"/>
              </w:rPr>
            </w:pPr>
            <w:r>
              <w:rPr>
                <w:noProof/>
              </w:rPr>
              <w:drawing>
                <wp:inline distT="0" distB="0" distL="0" distR="0" wp14:anchorId="0116162A" wp14:editId="475D04FA">
                  <wp:extent cx="1008380" cy="100838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08380" cy="1008380"/>
                          </a:xfrm>
                          <a:prstGeom prst="rect">
                            <a:avLst/>
                          </a:prstGeom>
                          <a:noFill/>
                          <a:ln>
                            <a:noFill/>
                          </a:ln>
                        </pic:spPr>
                      </pic:pic>
                    </a:graphicData>
                  </a:graphic>
                </wp:inline>
              </w:drawing>
            </w:r>
          </w:p>
        </w:tc>
      </w:tr>
      <w:tr w:rsidR="00196C47" w14:paraId="2C789450" w14:textId="77777777" w:rsidTr="0004456A">
        <w:trPr>
          <w:trHeight w:val="1644"/>
        </w:trPr>
        <w:tc>
          <w:tcPr>
            <w:tcW w:w="1645" w:type="dxa"/>
            <w:vAlign w:val="center"/>
          </w:tcPr>
          <w:p w14:paraId="40E718FD" w14:textId="77777777" w:rsidR="00196C47" w:rsidRDefault="00196C47" w:rsidP="00705D07">
            <w:pPr>
              <w:jc w:val="center"/>
              <w:rPr>
                <w:color w:val="000000" w:themeColor="text1"/>
                <w:szCs w:val="21"/>
              </w:rPr>
            </w:pPr>
            <w:r w:rsidRPr="001055BA">
              <w:rPr>
                <w:noProof/>
                <w:color w:val="000000" w:themeColor="text1"/>
                <w:szCs w:val="21"/>
              </w:rPr>
              <w:drawing>
                <wp:inline distT="0" distB="0" distL="0" distR="0" wp14:anchorId="5694BBBE" wp14:editId="22F353EC">
                  <wp:extent cx="1126800" cy="10080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126800" cy="1008000"/>
                          </a:xfrm>
                          <a:prstGeom prst="rect">
                            <a:avLst/>
                          </a:prstGeom>
                          <a:noFill/>
                          <a:ln>
                            <a:noFill/>
                          </a:ln>
                        </pic:spPr>
                      </pic:pic>
                    </a:graphicData>
                  </a:graphic>
                </wp:inline>
              </w:drawing>
            </w:r>
          </w:p>
        </w:tc>
        <w:tc>
          <w:tcPr>
            <w:tcW w:w="1645" w:type="dxa"/>
            <w:vAlign w:val="center"/>
          </w:tcPr>
          <w:p w14:paraId="7CB678F9" w14:textId="77777777" w:rsidR="00196C47" w:rsidRDefault="00196C47" w:rsidP="00705D07">
            <w:pPr>
              <w:jc w:val="center"/>
              <w:rPr>
                <w:color w:val="000000" w:themeColor="text1"/>
                <w:szCs w:val="21"/>
              </w:rPr>
            </w:pPr>
            <w:r>
              <w:rPr>
                <w:noProof/>
              </w:rPr>
              <w:drawing>
                <wp:inline distT="0" distB="0" distL="0" distR="0" wp14:anchorId="6BE74DC9" wp14:editId="23A01C0C">
                  <wp:extent cx="1009015" cy="100901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009015" cy="1009015"/>
                          </a:xfrm>
                          <a:prstGeom prst="rect">
                            <a:avLst/>
                          </a:prstGeom>
                          <a:noFill/>
                          <a:ln>
                            <a:noFill/>
                          </a:ln>
                        </pic:spPr>
                      </pic:pic>
                    </a:graphicData>
                  </a:graphic>
                </wp:inline>
              </w:drawing>
            </w:r>
          </w:p>
        </w:tc>
        <w:tc>
          <w:tcPr>
            <w:tcW w:w="1645" w:type="dxa"/>
            <w:vAlign w:val="center"/>
          </w:tcPr>
          <w:p w14:paraId="7F4BEB34" w14:textId="77777777" w:rsidR="00196C47" w:rsidRDefault="00196C47" w:rsidP="00705D07">
            <w:pPr>
              <w:jc w:val="center"/>
              <w:rPr>
                <w:color w:val="000000" w:themeColor="text1"/>
                <w:szCs w:val="21"/>
              </w:rPr>
            </w:pPr>
            <w:r>
              <w:rPr>
                <w:noProof/>
              </w:rPr>
              <w:drawing>
                <wp:inline distT="0" distB="0" distL="0" distR="0" wp14:anchorId="5060ADEF" wp14:editId="27FD7ECB">
                  <wp:extent cx="1009015" cy="100901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009015" cy="1009015"/>
                          </a:xfrm>
                          <a:prstGeom prst="rect">
                            <a:avLst/>
                          </a:prstGeom>
                          <a:noFill/>
                          <a:ln>
                            <a:noFill/>
                          </a:ln>
                        </pic:spPr>
                      </pic:pic>
                    </a:graphicData>
                  </a:graphic>
                </wp:inline>
              </w:drawing>
            </w:r>
          </w:p>
        </w:tc>
        <w:tc>
          <w:tcPr>
            <w:tcW w:w="1644" w:type="dxa"/>
            <w:vAlign w:val="center"/>
          </w:tcPr>
          <w:p w14:paraId="1E8B28BF" w14:textId="77777777" w:rsidR="00196C47" w:rsidRDefault="00196C47" w:rsidP="00705D07">
            <w:pPr>
              <w:jc w:val="center"/>
              <w:rPr>
                <w:color w:val="000000" w:themeColor="text1"/>
                <w:szCs w:val="21"/>
              </w:rPr>
            </w:pPr>
            <w:r>
              <w:rPr>
                <w:noProof/>
              </w:rPr>
              <w:drawing>
                <wp:inline distT="0" distB="0" distL="0" distR="0" wp14:anchorId="42F60AD6" wp14:editId="33611BB3">
                  <wp:extent cx="1008380" cy="100838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008380" cy="1008380"/>
                          </a:xfrm>
                          <a:prstGeom prst="rect">
                            <a:avLst/>
                          </a:prstGeom>
                          <a:noFill/>
                          <a:ln>
                            <a:noFill/>
                          </a:ln>
                        </pic:spPr>
                      </pic:pic>
                    </a:graphicData>
                  </a:graphic>
                </wp:inline>
              </w:drawing>
            </w:r>
          </w:p>
        </w:tc>
        <w:tc>
          <w:tcPr>
            <w:tcW w:w="1644" w:type="dxa"/>
            <w:vAlign w:val="center"/>
          </w:tcPr>
          <w:p w14:paraId="5BA6EECB" w14:textId="77777777" w:rsidR="00196C47" w:rsidRDefault="00196C47" w:rsidP="00705D07">
            <w:pPr>
              <w:jc w:val="center"/>
              <w:rPr>
                <w:color w:val="000000" w:themeColor="text1"/>
                <w:szCs w:val="21"/>
              </w:rPr>
            </w:pPr>
            <w:r>
              <w:rPr>
                <w:noProof/>
              </w:rPr>
              <w:drawing>
                <wp:inline distT="0" distB="0" distL="0" distR="0" wp14:anchorId="53BB40BD" wp14:editId="51AF8394">
                  <wp:extent cx="1008380" cy="100838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008380" cy="1008380"/>
                          </a:xfrm>
                          <a:prstGeom prst="rect">
                            <a:avLst/>
                          </a:prstGeom>
                          <a:noFill/>
                          <a:ln>
                            <a:noFill/>
                          </a:ln>
                        </pic:spPr>
                      </pic:pic>
                    </a:graphicData>
                  </a:graphic>
                </wp:inline>
              </w:drawing>
            </w:r>
          </w:p>
        </w:tc>
        <w:tc>
          <w:tcPr>
            <w:tcW w:w="1644" w:type="dxa"/>
            <w:vAlign w:val="center"/>
          </w:tcPr>
          <w:p w14:paraId="2E23BF8F" w14:textId="77777777" w:rsidR="00196C47" w:rsidRDefault="00196C47" w:rsidP="00705D07">
            <w:pPr>
              <w:jc w:val="center"/>
              <w:rPr>
                <w:color w:val="000000" w:themeColor="text1"/>
                <w:szCs w:val="21"/>
              </w:rPr>
            </w:pPr>
            <w:r>
              <w:rPr>
                <w:noProof/>
              </w:rPr>
              <w:drawing>
                <wp:inline distT="0" distB="0" distL="0" distR="0" wp14:anchorId="55579457" wp14:editId="1BE2A3B3">
                  <wp:extent cx="1008380" cy="100838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008380" cy="1008380"/>
                          </a:xfrm>
                          <a:prstGeom prst="rect">
                            <a:avLst/>
                          </a:prstGeom>
                          <a:noFill/>
                          <a:ln>
                            <a:noFill/>
                          </a:ln>
                        </pic:spPr>
                      </pic:pic>
                    </a:graphicData>
                  </a:graphic>
                </wp:inline>
              </w:drawing>
            </w:r>
          </w:p>
        </w:tc>
      </w:tr>
      <w:tr w:rsidR="00196C47" w14:paraId="052BE10D" w14:textId="77777777" w:rsidTr="0004456A">
        <w:trPr>
          <w:trHeight w:val="1644"/>
        </w:trPr>
        <w:tc>
          <w:tcPr>
            <w:tcW w:w="1645" w:type="dxa"/>
            <w:vAlign w:val="center"/>
          </w:tcPr>
          <w:p w14:paraId="28DE7FDB" w14:textId="77777777" w:rsidR="00196C47" w:rsidRDefault="00196C47" w:rsidP="00705D07">
            <w:pPr>
              <w:jc w:val="center"/>
              <w:rPr>
                <w:color w:val="000000" w:themeColor="text1"/>
                <w:szCs w:val="21"/>
              </w:rPr>
            </w:pPr>
            <w:r>
              <w:rPr>
                <w:noProof/>
              </w:rPr>
              <w:drawing>
                <wp:inline distT="0" distB="0" distL="0" distR="0" wp14:anchorId="60AED88D" wp14:editId="2EB680DA">
                  <wp:extent cx="1126800" cy="10080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26800" cy="1008000"/>
                          </a:xfrm>
                          <a:prstGeom prst="rect">
                            <a:avLst/>
                          </a:prstGeom>
                          <a:noFill/>
                          <a:ln>
                            <a:noFill/>
                          </a:ln>
                        </pic:spPr>
                      </pic:pic>
                    </a:graphicData>
                  </a:graphic>
                </wp:inline>
              </w:drawing>
            </w:r>
          </w:p>
        </w:tc>
        <w:tc>
          <w:tcPr>
            <w:tcW w:w="1645" w:type="dxa"/>
            <w:vAlign w:val="center"/>
          </w:tcPr>
          <w:p w14:paraId="7ADBB046" w14:textId="77777777" w:rsidR="00196C47" w:rsidRDefault="00196C47" w:rsidP="00705D07">
            <w:pPr>
              <w:jc w:val="center"/>
              <w:rPr>
                <w:color w:val="000000" w:themeColor="text1"/>
                <w:szCs w:val="21"/>
              </w:rPr>
            </w:pPr>
            <w:r>
              <w:rPr>
                <w:noProof/>
              </w:rPr>
              <w:drawing>
                <wp:inline distT="0" distB="0" distL="0" distR="0" wp14:anchorId="2A79E6B1" wp14:editId="2193D052">
                  <wp:extent cx="1009015" cy="100901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009015" cy="1009015"/>
                          </a:xfrm>
                          <a:prstGeom prst="rect">
                            <a:avLst/>
                          </a:prstGeom>
                          <a:noFill/>
                          <a:ln>
                            <a:noFill/>
                          </a:ln>
                        </pic:spPr>
                      </pic:pic>
                    </a:graphicData>
                  </a:graphic>
                </wp:inline>
              </w:drawing>
            </w:r>
          </w:p>
        </w:tc>
        <w:tc>
          <w:tcPr>
            <w:tcW w:w="1645" w:type="dxa"/>
            <w:vAlign w:val="center"/>
          </w:tcPr>
          <w:p w14:paraId="590664B7" w14:textId="77777777" w:rsidR="00196C47" w:rsidRDefault="00196C47" w:rsidP="00705D07">
            <w:pPr>
              <w:jc w:val="center"/>
              <w:rPr>
                <w:color w:val="000000" w:themeColor="text1"/>
                <w:szCs w:val="21"/>
              </w:rPr>
            </w:pPr>
            <w:r>
              <w:rPr>
                <w:noProof/>
              </w:rPr>
              <w:drawing>
                <wp:inline distT="0" distB="0" distL="0" distR="0" wp14:anchorId="3EABA039" wp14:editId="592E7AA8">
                  <wp:extent cx="1009015" cy="10090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009015" cy="1009015"/>
                          </a:xfrm>
                          <a:prstGeom prst="rect">
                            <a:avLst/>
                          </a:prstGeom>
                          <a:noFill/>
                          <a:ln>
                            <a:noFill/>
                          </a:ln>
                        </pic:spPr>
                      </pic:pic>
                    </a:graphicData>
                  </a:graphic>
                </wp:inline>
              </w:drawing>
            </w:r>
          </w:p>
        </w:tc>
        <w:tc>
          <w:tcPr>
            <w:tcW w:w="1644" w:type="dxa"/>
            <w:vAlign w:val="center"/>
          </w:tcPr>
          <w:p w14:paraId="6552A0E9" w14:textId="77777777" w:rsidR="00196C47" w:rsidRDefault="00196C47" w:rsidP="00705D07">
            <w:pPr>
              <w:jc w:val="center"/>
              <w:rPr>
                <w:color w:val="000000" w:themeColor="text1"/>
                <w:szCs w:val="21"/>
              </w:rPr>
            </w:pPr>
            <w:r>
              <w:rPr>
                <w:noProof/>
              </w:rPr>
              <w:drawing>
                <wp:inline distT="0" distB="0" distL="0" distR="0" wp14:anchorId="6724519A" wp14:editId="775B613A">
                  <wp:extent cx="1008380" cy="100838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008380" cy="1008380"/>
                          </a:xfrm>
                          <a:prstGeom prst="rect">
                            <a:avLst/>
                          </a:prstGeom>
                          <a:noFill/>
                          <a:ln>
                            <a:noFill/>
                          </a:ln>
                        </pic:spPr>
                      </pic:pic>
                    </a:graphicData>
                  </a:graphic>
                </wp:inline>
              </w:drawing>
            </w:r>
          </w:p>
        </w:tc>
        <w:tc>
          <w:tcPr>
            <w:tcW w:w="1644" w:type="dxa"/>
            <w:vAlign w:val="center"/>
          </w:tcPr>
          <w:p w14:paraId="2DF40215" w14:textId="77777777" w:rsidR="00196C47" w:rsidRDefault="00196C47" w:rsidP="00705D07">
            <w:pPr>
              <w:jc w:val="center"/>
              <w:rPr>
                <w:color w:val="000000" w:themeColor="text1"/>
                <w:szCs w:val="21"/>
              </w:rPr>
            </w:pPr>
            <w:r>
              <w:rPr>
                <w:noProof/>
              </w:rPr>
              <w:drawing>
                <wp:inline distT="0" distB="0" distL="0" distR="0" wp14:anchorId="07ADD793" wp14:editId="3333CC4A">
                  <wp:extent cx="1008380" cy="100838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008380" cy="1008380"/>
                          </a:xfrm>
                          <a:prstGeom prst="rect">
                            <a:avLst/>
                          </a:prstGeom>
                          <a:noFill/>
                          <a:ln>
                            <a:noFill/>
                          </a:ln>
                        </pic:spPr>
                      </pic:pic>
                    </a:graphicData>
                  </a:graphic>
                </wp:inline>
              </w:drawing>
            </w:r>
          </w:p>
        </w:tc>
        <w:tc>
          <w:tcPr>
            <w:tcW w:w="1644" w:type="dxa"/>
            <w:vAlign w:val="center"/>
          </w:tcPr>
          <w:p w14:paraId="0500A7A4" w14:textId="77777777" w:rsidR="00196C47" w:rsidRDefault="00196C47" w:rsidP="00705D07">
            <w:pPr>
              <w:jc w:val="center"/>
              <w:rPr>
                <w:color w:val="000000" w:themeColor="text1"/>
                <w:szCs w:val="21"/>
              </w:rPr>
            </w:pPr>
            <w:r>
              <w:rPr>
                <w:noProof/>
              </w:rPr>
              <w:drawing>
                <wp:inline distT="0" distB="0" distL="0" distR="0" wp14:anchorId="6530FAF6" wp14:editId="2318A588">
                  <wp:extent cx="1008380" cy="100838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008380" cy="1008380"/>
                          </a:xfrm>
                          <a:prstGeom prst="rect">
                            <a:avLst/>
                          </a:prstGeom>
                          <a:noFill/>
                          <a:ln>
                            <a:noFill/>
                          </a:ln>
                        </pic:spPr>
                      </pic:pic>
                    </a:graphicData>
                  </a:graphic>
                </wp:inline>
              </w:drawing>
            </w:r>
          </w:p>
        </w:tc>
      </w:tr>
      <w:tr w:rsidR="00196C47" w14:paraId="20577C40" w14:textId="77777777" w:rsidTr="0004456A">
        <w:trPr>
          <w:trHeight w:val="1644"/>
        </w:trPr>
        <w:tc>
          <w:tcPr>
            <w:tcW w:w="1645" w:type="dxa"/>
            <w:vAlign w:val="center"/>
          </w:tcPr>
          <w:p w14:paraId="7F65521C" w14:textId="77777777" w:rsidR="00196C47" w:rsidRDefault="00196C47" w:rsidP="00705D07">
            <w:pPr>
              <w:jc w:val="center"/>
              <w:rPr>
                <w:color w:val="000000" w:themeColor="text1"/>
                <w:szCs w:val="21"/>
              </w:rPr>
            </w:pPr>
            <w:r>
              <w:rPr>
                <w:noProof/>
              </w:rPr>
              <w:drawing>
                <wp:inline distT="0" distB="0" distL="0" distR="0" wp14:anchorId="0393170B" wp14:editId="3CE7C329">
                  <wp:extent cx="1126800" cy="10080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126800" cy="1008000"/>
                          </a:xfrm>
                          <a:prstGeom prst="rect">
                            <a:avLst/>
                          </a:prstGeom>
                          <a:noFill/>
                          <a:ln>
                            <a:noFill/>
                          </a:ln>
                        </pic:spPr>
                      </pic:pic>
                    </a:graphicData>
                  </a:graphic>
                </wp:inline>
              </w:drawing>
            </w:r>
          </w:p>
        </w:tc>
        <w:tc>
          <w:tcPr>
            <w:tcW w:w="1645" w:type="dxa"/>
            <w:vAlign w:val="center"/>
          </w:tcPr>
          <w:p w14:paraId="6D0C0AAF" w14:textId="77777777" w:rsidR="00196C47" w:rsidRDefault="00196C47" w:rsidP="00705D07">
            <w:pPr>
              <w:jc w:val="center"/>
              <w:rPr>
                <w:color w:val="000000" w:themeColor="text1"/>
                <w:szCs w:val="21"/>
              </w:rPr>
            </w:pPr>
            <w:r>
              <w:rPr>
                <w:noProof/>
              </w:rPr>
              <w:drawing>
                <wp:inline distT="0" distB="0" distL="0" distR="0" wp14:anchorId="2236BE48" wp14:editId="292EA773">
                  <wp:extent cx="1009015" cy="100901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009015" cy="1009015"/>
                          </a:xfrm>
                          <a:prstGeom prst="rect">
                            <a:avLst/>
                          </a:prstGeom>
                          <a:noFill/>
                          <a:ln>
                            <a:noFill/>
                          </a:ln>
                        </pic:spPr>
                      </pic:pic>
                    </a:graphicData>
                  </a:graphic>
                </wp:inline>
              </w:drawing>
            </w:r>
          </w:p>
        </w:tc>
        <w:tc>
          <w:tcPr>
            <w:tcW w:w="1645" w:type="dxa"/>
            <w:vAlign w:val="center"/>
          </w:tcPr>
          <w:p w14:paraId="0202C800" w14:textId="77777777" w:rsidR="00196C47" w:rsidRDefault="00196C47" w:rsidP="00705D07">
            <w:pPr>
              <w:jc w:val="center"/>
              <w:rPr>
                <w:color w:val="000000" w:themeColor="text1"/>
                <w:szCs w:val="21"/>
              </w:rPr>
            </w:pPr>
            <w:r>
              <w:rPr>
                <w:noProof/>
              </w:rPr>
              <w:drawing>
                <wp:inline distT="0" distB="0" distL="0" distR="0" wp14:anchorId="7DDAB1B4" wp14:editId="49E038CE">
                  <wp:extent cx="1009015" cy="100901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009015" cy="1009015"/>
                          </a:xfrm>
                          <a:prstGeom prst="rect">
                            <a:avLst/>
                          </a:prstGeom>
                          <a:noFill/>
                          <a:ln>
                            <a:noFill/>
                          </a:ln>
                        </pic:spPr>
                      </pic:pic>
                    </a:graphicData>
                  </a:graphic>
                </wp:inline>
              </w:drawing>
            </w:r>
          </w:p>
        </w:tc>
        <w:tc>
          <w:tcPr>
            <w:tcW w:w="1644" w:type="dxa"/>
            <w:vAlign w:val="center"/>
          </w:tcPr>
          <w:p w14:paraId="3FBF552F" w14:textId="77777777" w:rsidR="00196C47" w:rsidRDefault="00196C47" w:rsidP="00705D07">
            <w:pPr>
              <w:jc w:val="center"/>
              <w:rPr>
                <w:color w:val="000000" w:themeColor="text1"/>
                <w:szCs w:val="21"/>
              </w:rPr>
            </w:pPr>
            <w:r>
              <w:rPr>
                <w:noProof/>
              </w:rPr>
              <w:drawing>
                <wp:inline distT="0" distB="0" distL="0" distR="0" wp14:anchorId="39F01EC3" wp14:editId="4BD8F635">
                  <wp:extent cx="1008380" cy="100838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008380" cy="1008380"/>
                          </a:xfrm>
                          <a:prstGeom prst="rect">
                            <a:avLst/>
                          </a:prstGeom>
                          <a:noFill/>
                          <a:ln>
                            <a:noFill/>
                          </a:ln>
                        </pic:spPr>
                      </pic:pic>
                    </a:graphicData>
                  </a:graphic>
                </wp:inline>
              </w:drawing>
            </w:r>
          </w:p>
        </w:tc>
        <w:tc>
          <w:tcPr>
            <w:tcW w:w="1644" w:type="dxa"/>
            <w:vAlign w:val="center"/>
          </w:tcPr>
          <w:p w14:paraId="2A33B3DC" w14:textId="77777777" w:rsidR="00196C47" w:rsidRDefault="00196C47" w:rsidP="00705D07">
            <w:pPr>
              <w:jc w:val="center"/>
              <w:rPr>
                <w:color w:val="000000" w:themeColor="text1"/>
                <w:szCs w:val="21"/>
              </w:rPr>
            </w:pPr>
            <w:r>
              <w:rPr>
                <w:noProof/>
              </w:rPr>
              <w:drawing>
                <wp:inline distT="0" distB="0" distL="0" distR="0" wp14:anchorId="5D6A2126" wp14:editId="4B869D19">
                  <wp:extent cx="1008380" cy="100838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008380" cy="1008380"/>
                          </a:xfrm>
                          <a:prstGeom prst="rect">
                            <a:avLst/>
                          </a:prstGeom>
                          <a:noFill/>
                          <a:ln>
                            <a:noFill/>
                          </a:ln>
                        </pic:spPr>
                      </pic:pic>
                    </a:graphicData>
                  </a:graphic>
                </wp:inline>
              </w:drawing>
            </w:r>
          </w:p>
        </w:tc>
        <w:tc>
          <w:tcPr>
            <w:tcW w:w="1644" w:type="dxa"/>
            <w:vAlign w:val="center"/>
          </w:tcPr>
          <w:p w14:paraId="1C87C9DA" w14:textId="77777777" w:rsidR="00196C47" w:rsidRDefault="00196C47" w:rsidP="00705D07">
            <w:pPr>
              <w:jc w:val="center"/>
              <w:rPr>
                <w:color w:val="000000" w:themeColor="text1"/>
                <w:szCs w:val="21"/>
              </w:rPr>
            </w:pPr>
            <w:r>
              <w:rPr>
                <w:noProof/>
              </w:rPr>
              <w:drawing>
                <wp:inline distT="0" distB="0" distL="0" distR="0" wp14:anchorId="0645B050" wp14:editId="3A899394">
                  <wp:extent cx="1008380" cy="100838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008380" cy="1008380"/>
                          </a:xfrm>
                          <a:prstGeom prst="rect">
                            <a:avLst/>
                          </a:prstGeom>
                          <a:noFill/>
                          <a:ln>
                            <a:noFill/>
                          </a:ln>
                        </pic:spPr>
                      </pic:pic>
                    </a:graphicData>
                  </a:graphic>
                </wp:inline>
              </w:drawing>
            </w:r>
          </w:p>
        </w:tc>
      </w:tr>
      <w:tr w:rsidR="00196C47" w14:paraId="06F2FD4C" w14:textId="77777777" w:rsidTr="0004456A">
        <w:trPr>
          <w:trHeight w:val="295"/>
        </w:trPr>
        <w:tc>
          <w:tcPr>
            <w:tcW w:w="1645" w:type="dxa"/>
            <w:vAlign w:val="center"/>
          </w:tcPr>
          <w:p w14:paraId="574664BC" w14:textId="77777777" w:rsidR="00196C47" w:rsidRPr="00CA54E2" w:rsidRDefault="00196C47" w:rsidP="00705D07">
            <w:pPr>
              <w:jc w:val="center"/>
              <w:rPr>
                <w:b/>
                <w:bCs/>
                <w:color w:val="000000" w:themeColor="text1"/>
                <w:szCs w:val="21"/>
              </w:rPr>
            </w:pPr>
            <w:r w:rsidRPr="00CA54E2">
              <w:rPr>
                <w:b/>
                <w:bCs/>
                <w:color w:val="000000" w:themeColor="text1"/>
                <w:szCs w:val="21"/>
              </w:rPr>
              <w:t>I</w:t>
            </w:r>
            <w:r w:rsidRPr="00CA54E2">
              <w:rPr>
                <w:rFonts w:hint="eastAsia"/>
                <w:b/>
                <w:bCs/>
                <w:color w:val="000000" w:themeColor="text1"/>
                <w:szCs w:val="21"/>
              </w:rPr>
              <w:t>n</w:t>
            </w:r>
            <w:r w:rsidRPr="00CA54E2">
              <w:rPr>
                <w:b/>
                <w:bCs/>
                <w:color w:val="000000" w:themeColor="text1"/>
                <w:szCs w:val="21"/>
              </w:rPr>
              <w:t>put</w:t>
            </w:r>
          </w:p>
        </w:tc>
        <w:tc>
          <w:tcPr>
            <w:tcW w:w="1645" w:type="dxa"/>
            <w:vAlign w:val="center"/>
          </w:tcPr>
          <w:p w14:paraId="4293770F" w14:textId="77436B50" w:rsidR="00196C47" w:rsidRPr="0016573B" w:rsidRDefault="00DA745C" w:rsidP="00705D07">
            <w:pPr>
              <w:jc w:val="center"/>
              <w:rPr>
                <w:b/>
                <w:bCs/>
                <w:noProof/>
                <w:color w:val="FF0000"/>
                <w:rPrChange w:id="536" w:author="卢 芳芳" w:date="2022-07-11T21:58:00Z">
                  <w:rPr>
                    <w:b/>
                    <w:bCs/>
                    <w:noProof/>
                  </w:rPr>
                </w:rPrChange>
              </w:rPr>
            </w:pPr>
            <w:ins w:id="537" w:author="tang chi" w:date="2022-07-17T19:35:00Z">
              <w:r>
                <w:rPr>
                  <w:b/>
                  <w:bCs/>
                  <w:noProof/>
                  <w:color w:val="FF0000"/>
                </w:rPr>
                <w:t>GT</w:t>
              </w:r>
            </w:ins>
            <w:commentRangeStart w:id="538"/>
            <w:commentRangeStart w:id="539"/>
            <w:del w:id="540" w:author="tang chi" w:date="2022-07-17T19:35:00Z">
              <w:r w:rsidR="00196C47" w:rsidRPr="0016573B" w:rsidDel="00265E42">
                <w:rPr>
                  <w:b/>
                  <w:bCs/>
                  <w:noProof/>
                  <w:color w:val="FF0000"/>
                  <w:rPrChange w:id="541" w:author="卢 芳芳" w:date="2022-07-11T21:58:00Z">
                    <w:rPr>
                      <w:b/>
                      <w:bCs/>
                      <w:noProof/>
                    </w:rPr>
                  </w:rPrChange>
                </w:rPr>
                <w:delText>Lab</w:delText>
              </w:r>
              <w:commentRangeEnd w:id="538"/>
              <w:r w:rsidR="007022C9" w:rsidRPr="0016573B" w:rsidDel="00265E42">
                <w:rPr>
                  <w:rStyle w:val="ad"/>
                  <w:color w:val="FF0000"/>
                  <w:rPrChange w:id="542" w:author="卢 芳芳" w:date="2022-07-11T21:58:00Z">
                    <w:rPr>
                      <w:rStyle w:val="ad"/>
                    </w:rPr>
                  </w:rPrChange>
                </w:rPr>
                <w:commentReference w:id="538"/>
              </w:r>
            </w:del>
          </w:p>
        </w:tc>
        <w:tc>
          <w:tcPr>
            <w:tcW w:w="1645" w:type="dxa"/>
            <w:vAlign w:val="center"/>
          </w:tcPr>
          <w:p w14:paraId="2E4B5078" w14:textId="3AA898B1" w:rsidR="00196C47" w:rsidRPr="0016573B" w:rsidRDefault="00DA745C" w:rsidP="00705D07">
            <w:pPr>
              <w:jc w:val="center"/>
              <w:rPr>
                <w:b/>
                <w:bCs/>
                <w:noProof/>
                <w:color w:val="FF0000"/>
                <w:rPrChange w:id="543" w:author="卢 芳芳" w:date="2022-07-11T21:58:00Z">
                  <w:rPr>
                    <w:b/>
                    <w:bCs/>
                    <w:noProof/>
                  </w:rPr>
                </w:rPrChange>
              </w:rPr>
            </w:pPr>
            <w:ins w:id="544" w:author="tang chi" w:date="2022-07-17T19:35:00Z">
              <w:r>
                <w:rPr>
                  <w:b/>
                  <w:bCs/>
                  <w:noProof/>
                  <w:color w:val="FF0000"/>
                </w:rPr>
                <w:t>TF</w:t>
              </w:r>
            </w:ins>
            <w:del w:id="545" w:author="tang chi" w:date="2022-07-17T19:35:00Z">
              <w:r w:rsidR="009568C8" w:rsidRPr="0016573B" w:rsidDel="00DA745C">
                <w:rPr>
                  <w:b/>
                  <w:bCs/>
                  <w:noProof/>
                  <w:color w:val="FF0000"/>
                  <w:rPrChange w:id="546" w:author="卢 芳芳" w:date="2022-07-11T21:58:00Z">
                    <w:rPr>
                      <w:b/>
                      <w:bCs/>
                      <w:noProof/>
                    </w:rPr>
                  </w:rPrChange>
                </w:rPr>
                <w:delText>JCS</w:delText>
              </w:r>
            </w:del>
          </w:p>
        </w:tc>
        <w:tc>
          <w:tcPr>
            <w:tcW w:w="1644" w:type="dxa"/>
            <w:vAlign w:val="center"/>
          </w:tcPr>
          <w:p w14:paraId="1A5AD327" w14:textId="5F052243" w:rsidR="00196C47" w:rsidRPr="0016573B" w:rsidRDefault="00DA745C" w:rsidP="00705D07">
            <w:pPr>
              <w:jc w:val="center"/>
              <w:rPr>
                <w:b/>
                <w:bCs/>
                <w:color w:val="FF0000"/>
                <w:szCs w:val="21"/>
                <w:rPrChange w:id="547" w:author="卢 芳芳" w:date="2022-07-11T21:58:00Z">
                  <w:rPr>
                    <w:b/>
                    <w:bCs/>
                    <w:color w:val="000000" w:themeColor="text1"/>
                    <w:szCs w:val="21"/>
                  </w:rPr>
                </w:rPrChange>
              </w:rPr>
            </w:pPr>
            <w:ins w:id="548" w:author="tang chi" w:date="2022-07-17T19:36:00Z">
              <w:r>
                <w:rPr>
                  <w:b/>
                  <w:bCs/>
                  <w:color w:val="FF0000"/>
                  <w:szCs w:val="21"/>
                </w:rPr>
                <w:t>BCE</w:t>
              </w:r>
            </w:ins>
            <w:del w:id="549" w:author="tang chi" w:date="2022-07-17T19:35:00Z">
              <w:r w:rsidR="00196C47" w:rsidRPr="0016573B" w:rsidDel="00DA745C">
                <w:rPr>
                  <w:b/>
                  <w:bCs/>
                  <w:color w:val="FF0000"/>
                  <w:szCs w:val="21"/>
                  <w:rPrChange w:id="550" w:author="卢 芳芳" w:date="2022-07-11T21:58:00Z">
                    <w:rPr>
                      <w:b/>
                      <w:bCs/>
                      <w:color w:val="000000" w:themeColor="text1"/>
                      <w:szCs w:val="21"/>
                    </w:rPr>
                  </w:rPrChange>
                </w:rPr>
                <w:delText>A</w:delText>
              </w:r>
              <w:r w:rsidR="009568C8" w:rsidRPr="0016573B" w:rsidDel="00DA745C">
                <w:rPr>
                  <w:b/>
                  <w:bCs/>
                  <w:color w:val="FF0000"/>
                  <w:szCs w:val="21"/>
                  <w:rPrChange w:id="551" w:author="卢 芳芳" w:date="2022-07-11T21:58:00Z">
                    <w:rPr>
                      <w:b/>
                      <w:bCs/>
                      <w:color w:val="000000" w:themeColor="text1"/>
                      <w:szCs w:val="21"/>
                    </w:rPr>
                  </w:rPrChange>
                </w:rPr>
                <w:delText>nam-Net</w:delText>
              </w:r>
            </w:del>
          </w:p>
        </w:tc>
        <w:tc>
          <w:tcPr>
            <w:tcW w:w="1644" w:type="dxa"/>
            <w:vAlign w:val="center"/>
          </w:tcPr>
          <w:p w14:paraId="2963448E" w14:textId="1C8BB30F" w:rsidR="00196C47" w:rsidRPr="0016573B" w:rsidRDefault="00DA745C" w:rsidP="00705D07">
            <w:pPr>
              <w:jc w:val="center"/>
              <w:rPr>
                <w:b/>
                <w:bCs/>
                <w:color w:val="FF0000"/>
                <w:szCs w:val="21"/>
                <w:rPrChange w:id="552" w:author="卢 芳芳" w:date="2022-07-11T21:58:00Z">
                  <w:rPr>
                    <w:b/>
                    <w:bCs/>
                    <w:color w:val="000000" w:themeColor="text1"/>
                    <w:szCs w:val="21"/>
                  </w:rPr>
                </w:rPrChange>
              </w:rPr>
            </w:pPr>
            <w:ins w:id="553" w:author="tang chi" w:date="2022-07-17T19:36:00Z">
              <w:r>
                <w:rPr>
                  <w:b/>
                  <w:bCs/>
                  <w:color w:val="FF0000"/>
                  <w:szCs w:val="21"/>
                </w:rPr>
                <w:t>AL</w:t>
              </w:r>
            </w:ins>
            <w:del w:id="554" w:author="tang chi" w:date="2022-07-17T19:36:00Z">
              <w:r w:rsidR="004C0B1A" w:rsidRPr="0016573B" w:rsidDel="00DA745C">
                <w:rPr>
                  <w:b/>
                  <w:bCs/>
                  <w:color w:val="FF0000"/>
                  <w:szCs w:val="21"/>
                  <w:rPrChange w:id="555" w:author="卢 芳芳" w:date="2022-07-11T21:58:00Z">
                    <w:rPr>
                      <w:b/>
                      <w:bCs/>
                      <w:color w:val="000000" w:themeColor="text1"/>
                      <w:szCs w:val="21"/>
                    </w:rPr>
                  </w:rPrChange>
                </w:rPr>
                <w:delText>Unet</w:delText>
              </w:r>
            </w:del>
          </w:p>
        </w:tc>
        <w:tc>
          <w:tcPr>
            <w:tcW w:w="1644" w:type="dxa"/>
            <w:vAlign w:val="center"/>
          </w:tcPr>
          <w:p w14:paraId="6049B6B4" w14:textId="00159426" w:rsidR="00196C47" w:rsidRPr="0016573B" w:rsidRDefault="00DA745C" w:rsidP="00705D07">
            <w:pPr>
              <w:jc w:val="center"/>
              <w:rPr>
                <w:b/>
                <w:bCs/>
                <w:color w:val="FF0000"/>
                <w:szCs w:val="21"/>
                <w:rPrChange w:id="556" w:author="卢 芳芳" w:date="2022-07-11T21:58:00Z">
                  <w:rPr>
                    <w:b/>
                    <w:bCs/>
                    <w:color w:val="000000" w:themeColor="text1"/>
                    <w:szCs w:val="21"/>
                  </w:rPr>
                </w:rPrChange>
              </w:rPr>
            </w:pPr>
            <w:ins w:id="557" w:author="tang chi" w:date="2022-07-17T19:37:00Z">
              <w:r>
                <w:rPr>
                  <w:b/>
                  <w:bCs/>
                  <w:color w:val="FF0000"/>
                  <w:szCs w:val="21"/>
                </w:rPr>
                <w:t>PL</w:t>
              </w:r>
            </w:ins>
            <w:del w:id="558" w:author="tang chi" w:date="2022-07-17T19:37:00Z">
              <w:r w:rsidR="005C258B" w:rsidRPr="0016573B" w:rsidDel="00DA745C">
                <w:rPr>
                  <w:b/>
                  <w:bCs/>
                  <w:color w:val="FF0000"/>
                  <w:szCs w:val="21"/>
                  <w:rPrChange w:id="559" w:author="卢 芳芳" w:date="2022-07-11T21:58:00Z">
                    <w:rPr>
                      <w:b/>
                      <w:bCs/>
                      <w:color w:val="000000" w:themeColor="text1"/>
                      <w:szCs w:val="21"/>
                    </w:rPr>
                  </w:rPrChange>
                </w:rPr>
                <w:delText>DUDA-Net</w:delText>
              </w:r>
              <w:commentRangeEnd w:id="535"/>
              <w:r w:rsidR="007022C9" w:rsidRPr="0016573B" w:rsidDel="00DA745C">
                <w:rPr>
                  <w:rStyle w:val="ad"/>
                  <w:color w:val="FF0000"/>
                  <w:rPrChange w:id="560" w:author="卢 芳芳" w:date="2022-07-11T21:58:00Z">
                    <w:rPr>
                      <w:rStyle w:val="ad"/>
                    </w:rPr>
                  </w:rPrChange>
                </w:rPr>
                <w:commentReference w:id="535"/>
              </w:r>
              <w:commentRangeEnd w:id="539"/>
              <w:r w:rsidR="0016573B" w:rsidDel="00DA745C">
                <w:rPr>
                  <w:rStyle w:val="ad"/>
                </w:rPr>
                <w:commentReference w:id="539"/>
              </w:r>
            </w:del>
          </w:p>
        </w:tc>
      </w:tr>
    </w:tbl>
    <w:p w14:paraId="3C7ECBAB" w14:textId="1A548341" w:rsidR="00196C47" w:rsidRDefault="0030545F" w:rsidP="0004456A">
      <w:pPr>
        <w:jc w:val="center"/>
        <w:rPr>
          <w:rFonts w:eastAsiaTheme="minorHAnsi"/>
          <w:b/>
          <w:bCs/>
          <w:color w:val="000000" w:themeColor="text1"/>
          <w:szCs w:val="21"/>
        </w:rPr>
      </w:pPr>
      <w:r>
        <w:rPr>
          <w:rFonts w:eastAsiaTheme="minorHAnsi" w:hint="eastAsia"/>
          <w:b/>
          <w:bCs/>
          <w:color w:val="000000" w:themeColor="text1"/>
          <w:szCs w:val="21"/>
        </w:rPr>
        <w:t>图6</w:t>
      </w:r>
      <w:r>
        <w:rPr>
          <w:rFonts w:eastAsiaTheme="minorHAnsi"/>
          <w:b/>
          <w:bCs/>
          <w:color w:val="000000" w:themeColor="text1"/>
          <w:szCs w:val="21"/>
        </w:rPr>
        <w:t xml:space="preserve"> </w:t>
      </w:r>
      <w:r w:rsidR="0004456A">
        <w:rPr>
          <w:rFonts w:eastAsiaTheme="minorHAnsi" w:hint="eastAsia"/>
          <w:b/>
          <w:bCs/>
          <w:color w:val="000000" w:themeColor="text1"/>
          <w:szCs w:val="21"/>
        </w:rPr>
        <w:t>不同损失函数下</w:t>
      </w:r>
      <w:commentRangeStart w:id="561"/>
      <w:r w:rsidR="0004456A">
        <w:rPr>
          <w:rFonts w:eastAsiaTheme="minorHAnsi" w:hint="eastAsia"/>
          <w:b/>
          <w:bCs/>
          <w:color w:val="000000" w:themeColor="text1"/>
          <w:szCs w:val="21"/>
        </w:rPr>
        <w:t>S</w:t>
      </w:r>
      <w:r w:rsidR="0004456A">
        <w:rPr>
          <w:rFonts w:eastAsiaTheme="minorHAnsi"/>
          <w:b/>
          <w:bCs/>
          <w:color w:val="000000" w:themeColor="text1"/>
          <w:szCs w:val="21"/>
        </w:rPr>
        <w:t>MA-N</w:t>
      </w:r>
      <w:r w:rsidR="0004456A">
        <w:rPr>
          <w:rFonts w:eastAsiaTheme="minorHAnsi" w:hint="eastAsia"/>
          <w:b/>
          <w:bCs/>
          <w:color w:val="000000" w:themeColor="text1"/>
          <w:szCs w:val="21"/>
        </w:rPr>
        <w:t>et</w:t>
      </w:r>
      <w:commentRangeEnd w:id="561"/>
      <w:r w:rsidR="007022C9">
        <w:rPr>
          <w:rStyle w:val="ad"/>
        </w:rPr>
        <w:commentReference w:id="561"/>
      </w:r>
      <w:r w:rsidR="0004456A">
        <w:rPr>
          <w:rFonts w:eastAsiaTheme="minorHAnsi" w:hint="eastAsia"/>
          <w:b/>
          <w:bCs/>
          <w:color w:val="000000" w:themeColor="text1"/>
          <w:szCs w:val="21"/>
        </w:rPr>
        <w:t>病变分割可视化对比</w:t>
      </w:r>
      <w:commentRangeEnd w:id="530"/>
      <w:r w:rsidR="001818C9">
        <w:rPr>
          <w:rStyle w:val="ad"/>
        </w:rPr>
        <w:commentReference w:id="530"/>
      </w:r>
    </w:p>
    <w:p w14:paraId="27DD6AF2" w14:textId="77777777" w:rsidR="00D665D9" w:rsidRPr="00196C47" w:rsidRDefault="00D665D9" w:rsidP="0004456A">
      <w:pPr>
        <w:jc w:val="center"/>
        <w:rPr>
          <w:rFonts w:eastAsiaTheme="minorHAnsi"/>
          <w:b/>
          <w:bCs/>
          <w:color w:val="000000" w:themeColor="text1"/>
          <w:szCs w:val="21"/>
        </w:rPr>
      </w:pPr>
    </w:p>
    <w:p w14:paraId="79229A0F" w14:textId="10E7FC2F" w:rsidR="002B0D57" w:rsidRDefault="003E4C35" w:rsidP="00A87F8E">
      <w:pPr>
        <w:rPr>
          <w:rFonts w:eastAsiaTheme="minorHAnsi"/>
          <w:b/>
          <w:bCs/>
          <w:color w:val="000000" w:themeColor="text1"/>
          <w:szCs w:val="21"/>
        </w:rPr>
      </w:pPr>
      <w:r>
        <w:rPr>
          <w:rFonts w:eastAsiaTheme="minorHAnsi" w:hint="eastAsia"/>
          <w:b/>
          <w:bCs/>
          <w:color w:val="000000" w:themeColor="text1"/>
          <w:szCs w:val="21"/>
        </w:rPr>
        <w:t>B</w:t>
      </w:r>
      <w:r>
        <w:rPr>
          <w:rFonts w:eastAsiaTheme="minorHAnsi"/>
          <w:b/>
          <w:bCs/>
          <w:color w:val="000000" w:themeColor="text1"/>
          <w:szCs w:val="21"/>
        </w:rPr>
        <w:t xml:space="preserve"> </w:t>
      </w:r>
      <w:r>
        <w:rPr>
          <w:rFonts w:eastAsiaTheme="minorHAnsi" w:hint="eastAsia"/>
          <w:b/>
          <w:bCs/>
          <w:color w:val="000000" w:themeColor="text1"/>
          <w:szCs w:val="21"/>
        </w:rPr>
        <w:t>对比结果</w:t>
      </w:r>
    </w:p>
    <w:p w14:paraId="6F0ED0C1" w14:textId="69A799AD" w:rsidR="003E4C35" w:rsidRPr="00482833" w:rsidRDefault="00482833" w:rsidP="00A87F8E">
      <w:pPr>
        <w:rPr>
          <w:rFonts w:eastAsiaTheme="minorHAnsi"/>
          <w:color w:val="000000" w:themeColor="text1"/>
          <w:szCs w:val="21"/>
        </w:rPr>
      </w:pPr>
      <w:r>
        <w:rPr>
          <w:rFonts w:eastAsiaTheme="minorHAnsi" w:hint="eastAsia"/>
          <w:color w:val="000000" w:themeColor="text1"/>
          <w:szCs w:val="21"/>
        </w:rPr>
        <w:t>由表</w:t>
      </w:r>
      <w:r w:rsidR="008E6CD3">
        <w:rPr>
          <w:rFonts w:eastAsiaTheme="minorHAnsi" w:hint="eastAsia"/>
          <w:color w:val="000000" w:themeColor="text1"/>
          <w:szCs w:val="21"/>
        </w:rPr>
        <w:t>2</w:t>
      </w:r>
      <w:r>
        <w:rPr>
          <w:rFonts w:eastAsiaTheme="minorHAnsi" w:hint="eastAsia"/>
          <w:color w:val="000000" w:themeColor="text1"/>
          <w:szCs w:val="21"/>
        </w:rPr>
        <w:t>可知，在</w:t>
      </w:r>
      <w:r w:rsidR="002F1BEF">
        <w:rPr>
          <w:rFonts w:eastAsiaTheme="minorHAnsi" w:hint="eastAsia"/>
          <w:color w:val="000000" w:themeColor="text1"/>
          <w:szCs w:val="21"/>
        </w:rPr>
        <w:t>I</w:t>
      </w:r>
      <w:r w:rsidR="002F1BEF">
        <w:rPr>
          <w:rFonts w:eastAsiaTheme="minorHAnsi"/>
          <w:color w:val="000000" w:themeColor="text1"/>
          <w:szCs w:val="21"/>
        </w:rPr>
        <w:t>OU</w:t>
      </w:r>
      <w:r w:rsidR="002F1BEF">
        <w:rPr>
          <w:rFonts w:eastAsiaTheme="minorHAnsi" w:hint="eastAsia"/>
          <w:color w:val="000000" w:themeColor="text1"/>
          <w:szCs w:val="21"/>
        </w:rPr>
        <w:t>、D</w:t>
      </w:r>
      <w:r w:rsidR="002F1BEF">
        <w:rPr>
          <w:rFonts w:eastAsiaTheme="minorHAnsi"/>
          <w:color w:val="000000" w:themeColor="text1"/>
          <w:szCs w:val="21"/>
        </w:rPr>
        <w:t>SC</w:t>
      </w:r>
      <w:r w:rsidR="002F1BEF">
        <w:rPr>
          <w:rFonts w:eastAsiaTheme="minorHAnsi" w:hint="eastAsia"/>
          <w:color w:val="000000" w:themeColor="text1"/>
          <w:szCs w:val="21"/>
        </w:rPr>
        <w:t>、S</w:t>
      </w:r>
      <w:r w:rsidR="002F1BEF">
        <w:rPr>
          <w:rFonts w:eastAsiaTheme="minorHAnsi"/>
          <w:color w:val="000000" w:themeColor="text1"/>
          <w:szCs w:val="21"/>
        </w:rPr>
        <w:t>PE</w:t>
      </w:r>
      <w:r w:rsidR="002F1BEF">
        <w:rPr>
          <w:rFonts w:eastAsiaTheme="minorHAnsi" w:hint="eastAsia"/>
          <w:color w:val="000000" w:themeColor="text1"/>
          <w:szCs w:val="21"/>
        </w:rPr>
        <w:t>三个指标中，</w:t>
      </w:r>
      <w:proofErr w:type="spellStart"/>
      <w:r w:rsidR="00C821DD" w:rsidRPr="002B2A8D">
        <w:rPr>
          <w:rFonts w:ascii="Arial" w:hAnsi="Arial" w:cs="Arial"/>
          <w:color w:val="4D4D4D"/>
          <w:shd w:val="clear" w:color="auto" w:fill="FFFFFF"/>
        </w:rPr>
        <w:t>TverskyLoss</w:t>
      </w:r>
      <w:proofErr w:type="spellEnd"/>
      <w:r w:rsidR="00C821DD">
        <w:rPr>
          <w:rFonts w:eastAsiaTheme="minorHAnsi" w:hint="eastAsia"/>
          <w:color w:val="000000" w:themeColor="text1"/>
          <w:szCs w:val="21"/>
        </w:rPr>
        <w:t xml:space="preserve"> （T</w:t>
      </w:r>
      <w:r w:rsidR="00C821DD">
        <w:rPr>
          <w:rFonts w:eastAsiaTheme="minorHAnsi"/>
          <w:color w:val="000000" w:themeColor="text1"/>
          <w:szCs w:val="21"/>
        </w:rPr>
        <w:t>F</w:t>
      </w:r>
      <w:r w:rsidR="00C821DD">
        <w:rPr>
          <w:rFonts w:eastAsiaTheme="minorHAnsi" w:hint="eastAsia"/>
          <w:color w:val="000000" w:themeColor="text1"/>
          <w:szCs w:val="21"/>
        </w:rPr>
        <w:t>）的</w:t>
      </w:r>
      <w:r w:rsidR="000873B4">
        <w:rPr>
          <w:rFonts w:eastAsiaTheme="minorHAnsi" w:hint="eastAsia"/>
          <w:color w:val="000000" w:themeColor="text1"/>
          <w:szCs w:val="21"/>
        </w:rPr>
        <w:t>表现最好。</w:t>
      </w:r>
      <w:r w:rsidR="00BF00DB">
        <w:rPr>
          <w:rFonts w:eastAsiaTheme="minorHAnsi" w:hint="eastAsia"/>
          <w:color w:val="000000" w:themeColor="text1"/>
          <w:szCs w:val="21"/>
        </w:rPr>
        <w:t>相较于B</w:t>
      </w:r>
      <w:r w:rsidR="00BF00DB">
        <w:rPr>
          <w:rFonts w:eastAsiaTheme="minorHAnsi"/>
          <w:color w:val="000000" w:themeColor="text1"/>
          <w:szCs w:val="21"/>
        </w:rPr>
        <w:t>C</w:t>
      </w:r>
      <w:r w:rsidR="00686B55">
        <w:rPr>
          <w:rFonts w:eastAsiaTheme="minorHAnsi"/>
          <w:color w:val="000000" w:themeColor="text1"/>
          <w:szCs w:val="21"/>
        </w:rPr>
        <w:t>E</w:t>
      </w:r>
      <w:r w:rsidR="007303D4">
        <w:rPr>
          <w:rFonts w:eastAsiaTheme="minorHAnsi" w:hint="eastAsia"/>
          <w:color w:val="000000" w:themeColor="text1"/>
          <w:szCs w:val="21"/>
        </w:rPr>
        <w:t>损失函数</w:t>
      </w:r>
      <w:r w:rsidR="007303D4">
        <w:rPr>
          <w:rFonts w:eastAsiaTheme="minorHAnsi"/>
          <w:color w:val="000000" w:themeColor="text1"/>
          <w:szCs w:val="21"/>
        </w:rPr>
        <w:t>IOU</w:t>
      </w:r>
      <w:r w:rsidR="004961BA">
        <w:rPr>
          <w:rFonts w:eastAsiaTheme="minorHAnsi" w:hint="eastAsia"/>
          <w:color w:val="000000" w:themeColor="text1"/>
          <w:szCs w:val="21"/>
        </w:rPr>
        <w:t>和</w:t>
      </w:r>
      <w:r w:rsidR="004961BA">
        <w:rPr>
          <w:rFonts w:eastAsiaTheme="minorHAnsi"/>
          <w:color w:val="000000" w:themeColor="text1"/>
          <w:szCs w:val="21"/>
        </w:rPr>
        <w:t>DSC</w:t>
      </w:r>
      <w:r w:rsidR="004961BA">
        <w:rPr>
          <w:rFonts w:eastAsiaTheme="minorHAnsi" w:hint="eastAsia"/>
          <w:color w:val="000000" w:themeColor="text1"/>
          <w:szCs w:val="21"/>
        </w:rPr>
        <w:t>系数分别</w:t>
      </w:r>
      <w:r w:rsidR="00B829AE">
        <w:rPr>
          <w:rFonts w:eastAsiaTheme="minorHAnsi" w:hint="eastAsia"/>
          <w:color w:val="000000" w:themeColor="text1"/>
          <w:szCs w:val="21"/>
        </w:rPr>
        <w:t>提升了6</w:t>
      </w:r>
      <w:r w:rsidR="00B829AE">
        <w:rPr>
          <w:rFonts w:eastAsiaTheme="minorHAnsi"/>
          <w:color w:val="000000" w:themeColor="text1"/>
          <w:szCs w:val="21"/>
        </w:rPr>
        <w:t>.8%</w:t>
      </w:r>
      <w:r w:rsidR="008A7B96">
        <w:rPr>
          <w:rFonts w:eastAsiaTheme="minorHAnsi" w:hint="eastAsia"/>
          <w:color w:val="000000" w:themeColor="text1"/>
          <w:szCs w:val="21"/>
        </w:rPr>
        <w:t>、</w:t>
      </w:r>
      <w:r w:rsidR="008A7B96">
        <w:rPr>
          <w:rFonts w:eastAsiaTheme="minorHAnsi"/>
          <w:color w:val="000000" w:themeColor="text1"/>
          <w:szCs w:val="21"/>
        </w:rPr>
        <w:t>7</w:t>
      </w:r>
      <w:r w:rsidR="004961BA">
        <w:rPr>
          <w:rFonts w:eastAsiaTheme="minorHAnsi"/>
          <w:color w:val="000000" w:themeColor="text1"/>
          <w:szCs w:val="21"/>
        </w:rPr>
        <w:t xml:space="preserve"> %</w:t>
      </w:r>
      <w:r w:rsidR="004961BA">
        <w:rPr>
          <w:rFonts w:eastAsiaTheme="minorHAnsi" w:hint="eastAsia"/>
          <w:color w:val="000000" w:themeColor="text1"/>
          <w:szCs w:val="21"/>
        </w:rPr>
        <w:t>。</w:t>
      </w:r>
      <w:r w:rsidR="008A7B96">
        <w:rPr>
          <w:rFonts w:eastAsiaTheme="minorHAnsi" w:hint="eastAsia"/>
          <w:color w:val="000000" w:themeColor="text1"/>
          <w:szCs w:val="21"/>
        </w:rPr>
        <w:t>其中，A</w:t>
      </w:r>
      <w:r w:rsidR="008A7B96">
        <w:rPr>
          <w:rFonts w:eastAsiaTheme="minorHAnsi"/>
          <w:color w:val="000000" w:themeColor="text1"/>
          <w:szCs w:val="21"/>
        </w:rPr>
        <w:t>L</w:t>
      </w:r>
      <w:r w:rsidR="008A7B96">
        <w:rPr>
          <w:rFonts w:eastAsiaTheme="minorHAnsi" w:hint="eastAsia"/>
          <w:color w:val="000000" w:themeColor="text1"/>
          <w:szCs w:val="21"/>
        </w:rPr>
        <w:t>在</w:t>
      </w:r>
      <w:r w:rsidR="003732F2">
        <w:rPr>
          <w:rFonts w:eastAsiaTheme="minorHAnsi" w:hint="eastAsia"/>
          <w:color w:val="000000" w:themeColor="text1"/>
          <w:szCs w:val="21"/>
        </w:rPr>
        <w:t>灵敏度表现最好。</w:t>
      </w:r>
      <w:r w:rsidR="005243BE">
        <w:rPr>
          <w:rFonts w:eastAsiaTheme="minorHAnsi" w:hint="eastAsia"/>
          <w:color w:val="000000" w:themeColor="text1"/>
          <w:szCs w:val="21"/>
        </w:rPr>
        <w:t>我们还对不同损失函数下的S</w:t>
      </w:r>
      <w:r w:rsidR="005243BE">
        <w:rPr>
          <w:rFonts w:eastAsiaTheme="minorHAnsi"/>
          <w:color w:val="000000" w:themeColor="text1"/>
          <w:szCs w:val="21"/>
        </w:rPr>
        <w:t>MA-N</w:t>
      </w:r>
      <w:r w:rsidR="005243BE">
        <w:rPr>
          <w:rFonts w:eastAsiaTheme="minorHAnsi" w:hint="eastAsia"/>
          <w:color w:val="000000" w:themeColor="text1"/>
          <w:szCs w:val="21"/>
        </w:rPr>
        <w:t>et的输出结果做了可视化对比。</w:t>
      </w:r>
      <w:r w:rsidR="00AE2732">
        <w:rPr>
          <w:rFonts w:eastAsiaTheme="minorHAnsi" w:hint="eastAsia"/>
          <w:color w:val="000000" w:themeColor="text1"/>
          <w:szCs w:val="21"/>
        </w:rPr>
        <w:t>如图</w:t>
      </w:r>
      <w:r w:rsidR="00CD77F1">
        <w:rPr>
          <w:rFonts w:eastAsiaTheme="minorHAnsi" w:hint="eastAsia"/>
          <w:color w:val="000000" w:themeColor="text1"/>
          <w:szCs w:val="21"/>
        </w:rPr>
        <w:t>6</w:t>
      </w:r>
      <w:r w:rsidR="00AE2732">
        <w:rPr>
          <w:rFonts w:eastAsiaTheme="minorHAnsi" w:hint="eastAsia"/>
          <w:color w:val="000000" w:themeColor="text1"/>
          <w:szCs w:val="21"/>
        </w:rPr>
        <w:t>所示，T</w:t>
      </w:r>
      <w:r w:rsidR="00AE2732">
        <w:rPr>
          <w:rFonts w:eastAsiaTheme="minorHAnsi"/>
          <w:color w:val="000000" w:themeColor="text1"/>
          <w:szCs w:val="21"/>
        </w:rPr>
        <w:t>F</w:t>
      </w:r>
      <w:r w:rsidR="00AE2732">
        <w:rPr>
          <w:rFonts w:eastAsiaTheme="minorHAnsi" w:hint="eastAsia"/>
          <w:color w:val="000000" w:themeColor="text1"/>
          <w:szCs w:val="21"/>
        </w:rPr>
        <w:t>的结果中对于</w:t>
      </w:r>
      <w:r w:rsidR="00BE51F6">
        <w:rPr>
          <w:rFonts w:eastAsiaTheme="minorHAnsi" w:hint="eastAsia"/>
          <w:color w:val="000000" w:themeColor="text1"/>
          <w:szCs w:val="21"/>
        </w:rPr>
        <w:t>小病变区域</w:t>
      </w:r>
      <w:r w:rsidR="00187AF9">
        <w:rPr>
          <w:rFonts w:eastAsiaTheme="minorHAnsi" w:hint="eastAsia"/>
          <w:color w:val="000000" w:themeColor="text1"/>
          <w:szCs w:val="21"/>
        </w:rPr>
        <w:t>较为敏感，可以很好地完成小病变的分割。</w:t>
      </w:r>
      <w:r w:rsidR="00E02116">
        <w:rPr>
          <w:rFonts w:eastAsiaTheme="minorHAnsi" w:hint="eastAsia"/>
          <w:color w:val="000000" w:themeColor="text1"/>
          <w:szCs w:val="21"/>
        </w:rPr>
        <w:t>而</w:t>
      </w:r>
      <w:r w:rsidR="006A6923">
        <w:rPr>
          <w:rFonts w:eastAsiaTheme="minorHAnsi" w:hint="eastAsia"/>
          <w:color w:val="000000" w:themeColor="text1"/>
          <w:szCs w:val="21"/>
        </w:rPr>
        <w:t>从</w:t>
      </w:r>
      <w:r w:rsidR="00E02116">
        <w:rPr>
          <w:rFonts w:eastAsiaTheme="minorHAnsi" w:hint="eastAsia"/>
          <w:color w:val="000000" w:themeColor="text1"/>
          <w:szCs w:val="21"/>
        </w:rPr>
        <w:t>B</w:t>
      </w:r>
      <w:r w:rsidR="00E02116">
        <w:rPr>
          <w:rFonts w:eastAsiaTheme="minorHAnsi"/>
          <w:color w:val="000000" w:themeColor="text1"/>
          <w:szCs w:val="21"/>
        </w:rPr>
        <w:t>CE</w:t>
      </w:r>
      <w:r w:rsidR="00FC4C20">
        <w:rPr>
          <w:rFonts w:eastAsiaTheme="minorHAnsi" w:hint="eastAsia"/>
          <w:color w:val="000000" w:themeColor="text1"/>
          <w:szCs w:val="21"/>
        </w:rPr>
        <w:t>以及</w:t>
      </w:r>
      <w:r w:rsidR="006A6923">
        <w:rPr>
          <w:rFonts w:eastAsiaTheme="minorHAnsi"/>
          <w:color w:val="000000" w:themeColor="text1"/>
          <w:szCs w:val="21"/>
        </w:rPr>
        <w:t>A</w:t>
      </w:r>
      <w:r w:rsidR="00FC4C20">
        <w:rPr>
          <w:rFonts w:eastAsiaTheme="minorHAnsi"/>
          <w:color w:val="000000" w:themeColor="text1"/>
          <w:szCs w:val="21"/>
        </w:rPr>
        <w:t>L</w:t>
      </w:r>
      <w:r w:rsidR="00FC4C20">
        <w:rPr>
          <w:rFonts w:eastAsiaTheme="minorHAnsi" w:hint="eastAsia"/>
          <w:color w:val="000000" w:themeColor="text1"/>
          <w:szCs w:val="21"/>
        </w:rPr>
        <w:t>的分割结果</w:t>
      </w:r>
      <w:r w:rsidR="006A6923">
        <w:rPr>
          <w:rFonts w:eastAsiaTheme="minorHAnsi" w:hint="eastAsia"/>
          <w:color w:val="000000" w:themeColor="text1"/>
          <w:szCs w:val="21"/>
        </w:rPr>
        <w:t>中，可以观察到</w:t>
      </w:r>
      <w:r w:rsidR="00BE6E1E">
        <w:rPr>
          <w:rFonts w:eastAsiaTheme="minorHAnsi" w:hint="eastAsia"/>
          <w:color w:val="000000" w:themeColor="text1"/>
          <w:szCs w:val="21"/>
        </w:rPr>
        <w:t>对小病变区域分割的不足。</w:t>
      </w:r>
    </w:p>
    <w:p w14:paraId="0848998B" w14:textId="77777777" w:rsidR="002615AD" w:rsidRDefault="002615AD" w:rsidP="001702B1">
      <w:pPr>
        <w:rPr>
          <w:color w:val="000000" w:themeColor="text1"/>
          <w:szCs w:val="21"/>
        </w:rPr>
      </w:pPr>
    </w:p>
    <w:p w14:paraId="11568A9B" w14:textId="2F0425EB" w:rsidR="00597EF4" w:rsidRDefault="00D54FB1" w:rsidP="001702B1">
      <w:pPr>
        <w:rPr>
          <w:b/>
          <w:bCs/>
          <w:color w:val="000000" w:themeColor="text1"/>
          <w:szCs w:val="21"/>
        </w:rPr>
      </w:pPr>
      <w:r w:rsidRPr="00D54FB1">
        <w:rPr>
          <w:rFonts w:hint="eastAsia"/>
          <w:b/>
          <w:bCs/>
          <w:color w:val="000000" w:themeColor="text1"/>
          <w:szCs w:val="21"/>
        </w:rPr>
        <w:lastRenderedPageBreak/>
        <w:t>总结</w:t>
      </w:r>
    </w:p>
    <w:p w14:paraId="30335F5B" w14:textId="57A778EC" w:rsidR="00D54FB1" w:rsidRPr="002413F4" w:rsidRDefault="00F516E9" w:rsidP="001702B1">
      <w:pPr>
        <w:rPr>
          <w:rFonts w:eastAsiaTheme="minorHAnsi"/>
          <w:color w:val="000000" w:themeColor="text1"/>
          <w:szCs w:val="21"/>
        </w:rPr>
      </w:pPr>
      <w:r>
        <w:rPr>
          <w:rFonts w:hint="eastAsia"/>
          <w:color w:val="000000" w:themeColor="text1"/>
          <w:szCs w:val="21"/>
        </w:rPr>
        <w:t>为了</w:t>
      </w:r>
      <w:r w:rsidR="005A500C">
        <w:rPr>
          <w:rFonts w:hint="eastAsia"/>
          <w:color w:val="000000" w:themeColor="text1"/>
          <w:szCs w:val="21"/>
        </w:rPr>
        <w:t>提高新冠肺炎的诊断效率，我们</w:t>
      </w:r>
      <w:r w:rsidR="00332350">
        <w:rPr>
          <w:rFonts w:hint="eastAsia"/>
          <w:color w:val="000000" w:themeColor="text1"/>
          <w:szCs w:val="21"/>
        </w:rPr>
        <w:t>开发了新冠肺炎病变分割</w:t>
      </w:r>
      <w:r w:rsidR="00E82EAA">
        <w:rPr>
          <w:rFonts w:hint="eastAsia"/>
          <w:color w:val="000000" w:themeColor="text1"/>
          <w:szCs w:val="21"/>
        </w:rPr>
        <w:t>网络。</w:t>
      </w:r>
      <w:r w:rsidR="00C035F4">
        <w:rPr>
          <w:rFonts w:hint="eastAsia"/>
          <w:color w:val="000000" w:themeColor="text1"/>
          <w:szCs w:val="21"/>
        </w:rPr>
        <w:t>在我们的网络中，我们首次提出边缘特征</w:t>
      </w:r>
      <w:r w:rsidR="0070389F">
        <w:rPr>
          <w:rFonts w:hint="eastAsia"/>
          <w:color w:val="000000" w:themeColor="text1"/>
          <w:szCs w:val="21"/>
        </w:rPr>
        <w:t>拼接模块，这使得网络</w:t>
      </w:r>
      <w:r w:rsidR="004B1103">
        <w:rPr>
          <w:rFonts w:hint="eastAsia"/>
          <w:color w:val="000000" w:themeColor="text1"/>
          <w:szCs w:val="21"/>
        </w:rPr>
        <w:t>可以捕捉更多语义信息。此外，我们引入</w:t>
      </w:r>
      <w:r w:rsidR="00CD77F1">
        <w:rPr>
          <w:rFonts w:hint="eastAsia"/>
          <w:color w:val="000000" w:themeColor="text1"/>
          <w:szCs w:val="21"/>
        </w:rPr>
        <w:t>了通道</w:t>
      </w:r>
      <w:r w:rsidR="00D556E1">
        <w:rPr>
          <w:rFonts w:hint="eastAsia"/>
          <w:color w:val="000000" w:themeColor="text1"/>
          <w:szCs w:val="21"/>
        </w:rPr>
        <w:t>自注意力机制和</w:t>
      </w:r>
      <w:r w:rsidR="00CD77F1">
        <w:rPr>
          <w:rFonts w:hint="eastAsia"/>
          <w:color w:val="000000" w:themeColor="text1"/>
          <w:szCs w:val="21"/>
        </w:rPr>
        <w:t>空间</w:t>
      </w:r>
      <w:r w:rsidR="00D556E1">
        <w:rPr>
          <w:rFonts w:hint="eastAsia"/>
          <w:color w:val="000000" w:themeColor="text1"/>
          <w:szCs w:val="21"/>
        </w:rPr>
        <w:t>线性</w:t>
      </w:r>
      <w:r w:rsidR="00CD77F1">
        <w:rPr>
          <w:rFonts w:hint="eastAsia"/>
          <w:color w:val="000000" w:themeColor="text1"/>
          <w:szCs w:val="21"/>
        </w:rPr>
        <w:t>注意力机制</w:t>
      </w:r>
      <w:r w:rsidR="00685A1E">
        <w:rPr>
          <w:rFonts w:hint="eastAsia"/>
          <w:color w:val="000000" w:themeColor="text1"/>
          <w:szCs w:val="21"/>
        </w:rPr>
        <w:t>用以提高网络性能。相比</w:t>
      </w:r>
      <w:r w:rsidR="006532F6">
        <w:rPr>
          <w:rFonts w:hint="eastAsia"/>
          <w:color w:val="000000" w:themeColor="text1"/>
          <w:szCs w:val="21"/>
        </w:rPr>
        <w:t>经典的医学图像分割网络</w:t>
      </w:r>
      <w:proofErr w:type="spellStart"/>
      <w:r w:rsidR="006532F6">
        <w:rPr>
          <w:rFonts w:hint="eastAsia"/>
          <w:color w:val="000000" w:themeColor="text1"/>
          <w:szCs w:val="21"/>
        </w:rPr>
        <w:t>Unet</w:t>
      </w:r>
      <w:proofErr w:type="spellEnd"/>
      <w:r w:rsidR="006532F6">
        <w:rPr>
          <w:rFonts w:hint="eastAsia"/>
          <w:color w:val="000000" w:themeColor="text1"/>
          <w:szCs w:val="21"/>
        </w:rPr>
        <w:t>，</w:t>
      </w:r>
      <w:r w:rsidR="00C35692">
        <w:rPr>
          <w:rFonts w:hint="eastAsia"/>
          <w:color w:val="000000" w:themeColor="text1"/>
          <w:szCs w:val="21"/>
        </w:rPr>
        <w:t>S</w:t>
      </w:r>
      <w:r w:rsidR="00C35692">
        <w:rPr>
          <w:color w:val="000000" w:themeColor="text1"/>
          <w:szCs w:val="21"/>
        </w:rPr>
        <w:t>MA-N</w:t>
      </w:r>
      <w:r w:rsidR="00C35692">
        <w:rPr>
          <w:rFonts w:hint="eastAsia"/>
          <w:color w:val="000000" w:themeColor="text1"/>
          <w:szCs w:val="21"/>
        </w:rPr>
        <w:t>et的D</w:t>
      </w:r>
      <w:r w:rsidR="00C35692">
        <w:rPr>
          <w:color w:val="000000" w:themeColor="text1"/>
          <w:szCs w:val="21"/>
        </w:rPr>
        <w:t>SC</w:t>
      </w:r>
      <w:r w:rsidR="00C35692">
        <w:rPr>
          <w:rFonts w:hint="eastAsia"/>
          <w:color w:val="000000" w:themeColor="text1"/>
          <w:szCs w:val="21"/>
        </w:rPr>
        <w:t>、I</w:t>
      </w:r>
      <w:r w:rsidR="00C35692">
        <w:rPr>
          <w:color w:val="000000" w:themeColor="text1"/>
          <w:szCs w:val="21"/>
        </w:rPr>
        <w:t>OU</w:t>
      </w:r>
      <w:r w:rsidR="00C35692">
        <w:rPr>
          <w:rFonts w:hint="eastAsia"/>
          <w:color w:val="000000" w:themeColor="text1"/>
          <w:szCs w:val="21"/>
        </w:rPr>
        <w:t>分别提升</w:t>
      </w:r>
      <w:r w:rsidR="00C35692" w:rsidRPr="002413F4">
        <w:rPr>
          <w:rFonts w:hint="eastAsia"/>
          <w:color w:val="000000" w:themeColor="text1"/>
          <w:szCs w:val="21"/>
        </w:rPr>
        <w:t>了</w:t>
      </w:r>
      <w:r w:rsidR="0093179E" w:rsidRPr="002413F4">
        <w:rPr>
          <w:rFonts w:hint="eastAsia"/>
          <w:color w:val="000000" w:themeColor="text1"/>
          <w:szCs w:val="21"/>
        </w:rPr>
        <w:t>7</w:t>
      </w:r>
      <w:r w:rsidR="002413F4" w:rsidRPr="002413F4">
        <w:rPr>
          <w:color w:val="000000" w:themeColor="text1"/>
          <w:szCs w:val="21"/>
        </w:rPr>
        <w:t>%</w:t>
      </w:r>
      <w:r w:rsidR="002413F4" w:rsidRPr="002413F4">
        <w:rPr>
          <w:rFonts w:eastAsiaTheme="minorHAnsi" w:hint="eastAsia"/>
          <w:color w:val="000000" w:themeColor="text1"/>
          <w:szCs w:val="21"/>
        </w:rPr>
        <w:t>、</w:t>
      </w:r>
      <w:r w:rsidR="00A75C92" w:rsidRPr="002413F4">
        <w:rPr>
          <w:rFonts w:eastAsiaTheme="minorHAnsi" w:cs="Arial" w:hint="eastAsia"/>
          <w:color w:val="000000"/>
          <w:spacing w:val="15"/>
          <w:szCs w:val="21"/>
        </w:rPr>
        <w:t>7</w:t>
      </w:r>
      <w:r w:rsidR="00A75C92" w:rsidRPr="002413F4">
        <w:rPr>
          <w:rFonts w:eastAsiaTheme="minorHAnsi" w:cs="Arial"/>
          <w:color w:val="000000"/>
          <w:spacing w:val="15"/>
          <w:szCs w:val="21"/>
        </w:rPr>
        <w:t>.8%</w:t>
      </w:r>
      <w:r w:rsidR="002413F4">
        <w:rPr>
          <w:rFonts w:eastAsiaTheme="minorHAnsi" w:cs="Arial" w:hint="eastAsia"/>
          <w:color w:val="000000"/>
          <w:spacing w:val="15"/>
          <w:szCs w:val="21"/>
        </w:rPr>
        <w:t>。</w:t>
      </w:r>
      <w:r w:rsidR="009666F5">
        <w:rPr>
          <w:rFonts w:eastAsiaTheme="minorHAnsi" w:cs="Arial" w:hint="eastAsia"/>
          <w:color w:val="000000"/>
          <w:spacing w:val="15"/>
          <w:szCs w:val="21"/>
        </w:rPr>
        <w:t>尽管</w:t>
      </w:r>
      <w:r w:rsidR="003F398D">
        <w:rPr>
          <w:rFonts w:eastAsiaTheme="minorHAnsi" w:cs="Arial" w:hint="eastAsia"/>
          <w:color w:val="000000"/>
          <w:spacing w:val="15"/>
          <w:szCs w:val="21"/>
        </w:rPr>
        <w:t>我们的方法在性能上取得了不错的效果，但仍然有</w:t>
      </w:r>
      <w:r w:rsidR="00D163CF">
        <w:rPr>
          <w:rFonts w:eastAsiaTheme="minorHAnsi" w:cs="Arial" w:hint="eastAsia"/>
          <w:color w:val="000000"/>
          <w:spacing w:val="15"/>
          <w:szCs w:val="21"/>
        </w:rPr>
        <w:t>不足。（1）</w:t>
      </w:r>
      <w:r w:rsidR="00FB2209">
        <w:rPr>
          <w:rFonts w:eastAsiaTheme="minorHAnsi" w:cs="Arial" w:hint="eastAsia"/>
          <w:color w:val="000000"/>
          <w:spacing w:val="15"/>
          <w:szCs w:val="21"/>
        </w:rPr>
        <w:t>网络计算复杂度较高</w:t>
      </w:r>
      <w:r w:rsidR="002027C6">
        <w:rPr>
          <w:rFonts w:eastAsiaTheme="minorHAnsi" w:cs="Arial" w:hint="eastAsia"/>
          <w:color w:val="000000"/>
          <w:spacing w:val="15"/>
          <w:szCs w:val="21"/>
        </w:rPr>
        <w:t>，（2）</w:t>
      </w:r>
      <w:r w:rsidR="007D221D">
        <w:rPr>
          <w:rFonts w:eastAsiaTheme="minorHAnsi" w:cs="Arial" w:hint="eastAsia"/>
          <w:color w:val="000000"/>
          <w:spacing w:val="15"/>
          <w:szCs w:val="21"/>
        </w:rPr>
        <w:t>网络没有同时进行分类任务。</w:t>
      </w:r>
      <w:r w:rsidR="00FD22C7">
        <w:rPr>
          <w:rFonts w:eastAsiaTheme="minorHAnsi" w:cs="Arial" w:hint="eastAsia"/>
          <w:color w:val="000000"/>
          <w:spacing w:val="15"/>
          <w:szCs w:val="21"/>
        </w:rPr>
        <w:t>所以，我们未来工作将尝试从模型的轻量化</w:t>
      </w:r>
      <w:r w:rsidR="006E7A81">
        <w:rPr>
          <w:rFonts w:eastAsiaTheme="minorHAnsi" w:cs="Arial" w:hint="eastAsia"/>
          <w:color w:val="000000"/>
          <w:spacing w:val="15"/>
          <w:szCs w:val="21"/>
        </w:rPr>
        <w:t>入手，并且实现</w:t>
      </w:r>
      <w:r w:rsidR="00FC0D67">
        <w:rPr>
          <w:rFonts w:eastAsiaTheme="minorHAnsi" w:cs="Arial" w:hint="eastAsia"/>
          <w:color w:val="000000"/>
          <w:spacing w:val="15"/>
          <w:szCs w:val="21"/>
        </w:rPr>
        <w:t>网络</w:t>
      </w:r>
      <w:r w:rsidR="006E7A81">
        <w:rPr>
          <w:rFonts w:eastAsiaTheme="minorHAnsi" w:cs="Arial" w:hint="eastAsia"/>
          <w:color w:val="000000"/>
          <w:spacing w:val="15"/>
          <w:szCs w:val="21"/>
        </w:rPr>
        <w:t>分类与分割同时进行</w:t>
      </w:r>
      <w:r w:rsidR="00FC0D67">
        <w:rPr>
          <w:rFonts w:eastAsiaTheme="minorHAnsi" w:cs="Arial" w:hint="eastAsia"/>
          <w:color w:val="000000"/>
          <w:spacing w:val="15"/>
          <w:szCs w:val="21"/>
        </w:rPr>
        <w:t>，以此完善新冠肺炎诊断。</w:t>
      </w:r>
    </w:p>
    <w:p w14:paraId="3361D6FB" w14:textId="77777777" w:rsidR="002615AD" w:rsidRDefault="002615AD" w:rsidP="001702B1">
      <w:pPr>
        <w:rPr>
          <w:color w:val="000000" w:themeColor="text1"/>
          <w:szCs w:val="21"/>
        </w:rPr>
      </w:pPr>
    </w:p>
    <w:p w14:paraId="357A68C2" w14:textId="267B6B89" w:rsidR="002615AD" w:rsidRPr="000D48BE" w:rsidRDefault="000D48BE" w:rsidP="001702B1">
      <w:pPr>
        <w:rPr>
          <w:b/>
          <w:bCs/>
          <w:color w:val="000000" w:themeColor="text1"/>
          <w:szCs w:val="21"/>
        </w:rPr>
      </w:pPr>
      <w:r w:rsidRPr="000D48BE">
        <w:rPr>
          <w:rFonts w:hint="eastAsia"/>
          <w:b/>
          <w:bCs/>
          <w:color w:val="000000" w:themeColor="text1"/>
          <w:szCs w:val="21"/>
        </w:rPr>
        <w:t>参考文献</w:t>
      </w:r>
    </w:p>
    <w:p w14:paraId="558B87DB" w14:textId="58A82803" w:rsidR="00A0403C" w:rsidRPr="00D06E2D" w:rsidRDefault="009F5061" w:rsidP="00D06E2D">
      <w:pPr>
        <w:pStyle w:val="aa"/>
        <w:numPr>
          <w:ilvl w:val="0"/>
          <w:numId w:val="5"/>
        </w:numPr>
        <w:ind w:firstLineChars="0"/>
        <w:rPr>
          <w:color w:val="000000" w:themeColor="text1"/>
          <w:szCs w:val="21"/>
        </w:rPr>
      </w:pPr>
      <w:bookmarkStart w:id="562" w:name="_Ref107328076"/>
      <w:proofErr w:type="spellStart"/>
      <w:r w:rsidRPr="00D06E2D">
        <w:rPr>
          <w:color w:val="000000" w:themeColor="text1"/>
          <w:szCs w:val="21"/>
        </w:rPr>
        <w:t>Elmokadem</w:t>
      </w:r>
      <w:proofErr w:type="spellEnd"/>
      <w:r w:rsidRPr="00D06E2D">
        <w:rPr>
          <w:color w:val="000000" w:themeColor="text1"/>
          <w:szCs w:val="21"/>
        </w:rPr>
        <w:t xml:space="preserve"> A </w:t>
      </w:r>
      <w:proofErr w:type="gramStart"/>
      <w:r w:rsidRPr="00D06E2D">
        <w:rPr>
          <w:color w:val="000000" w:themeColor="text1"/>
          <w:szCs w:val="21"/>
        </w:rPr>
        <w:t>H ,</w:t>
      </w:r>
      <w:proofErr w:type="gramEnd"/>
      <w:r w:rsidRPr="00D06E2D">
        <w:rPr>
          <w:color w:val="000000" w:themeColor="text1"/>
          <w:szCs w:val="21"/>
        </w:rPr>
        <w:t xml:space="preserve">  </w:t>
      </w:r>
      <w:proofErr w:type="spellStart"/>
      <w:r w:rsidRPr="00D06E2D">
        <w:rPr>
          <w:color w:val="000000" w:themeColor="text1"/>
          <w:szCs w:val="21"/>
        </w:rPr>
        <w:t>Batouty</w:t>
      </w:r>
      <w:proofErr w:type="spellEnd"/>
      <w:r w:rsidRPr="00D06E2D">
        <w:rPr>
          <w:color w:val="000000" w:themeColor="text1"/>
          <w:szCs w:val="21"/>
        </w:rPr>
        <w:t xml:space="preserve"> N M ,  </w:t>
      </w:r>
      <w:proofErr w:type="spellStart"/>
      <w:r w:rsidRPr="00D06E2D">
        <w:rPr>
          <w:color w:val="000000" w:themeColor="text1"/>
          <w:szCs w:val="21"/>
        </w:rPr>
        <w:t>Bayoumi</w:t>
      </w:r>
      <w:proofErr w:type="spellEnd"/>
      <w:r w:rsidRPr="00D06E2D">
        <w:rPr>
          <w:color w:val="000000" w:themeColor="text1"/>
          <w:szCs w:val="21"/>
        </w:rPr>
        <w:t xml:space="preserve"> D , et al. Mimickers of novel coronavirus disease 2019 (COVID-19) on chest CT: spectrum of CT and clinical features[J]. Insights into Imaging, 2021, 12(1).</w:t>
      </w:r>
      <w:bookmarkEnd w:id="562"/>
    </w:p>
    <w:p w14:paraId="5DEBC0ED" w14:textId="4613CE8F" w:rsidR="008B3BF9" w:rsidRPr="00D06E2D" w:rsidRDefault="008B3BF9" w:rsidP="00D06E2D">
      <w:pPr>
        <w:pStyle w:val="aa"/>
        <w:numPr>
          <w:ilvl w:val="0"/>
          <w:numId w:val="5"/>
        </w:numPr>
        <w:ind w:firstLineChars="0"/>
        <w:rPr>
          <w:rFonts w:eastAsiaTheme="minorHAnsi"/>
          <w:color w:val="000000" w:themeColor="text1"/>
          <w:szCs w:val="21"/>
        </w:rPr>
      </w:pPr>
      <w:bookmarkStart w:id="563" w:name="_Ref107328192"/>
      <w:r w:rsidRPr="00D06E2D">
        <w:rPr>
          <w:rFonts w:eastAsiaTheme="minorHAnsi"/>
          <w:color w:val="000000" w:themeColor="text1"/>
          <w:szCs w:val="21"/>
        </w:rPr>
        <w:t>WHO. (202</w:t>
      </w:r>
      <w:r w:rsidR="00FA601C" w:rsidRPr="00D06E2D">
        <w:rPr>
          <w:rFonts w:eastAsiaTheme="minorHAnsi"/>
          <w:color w:val="000000" w:themeColor="text1"/>
          <w:szCs w:val="21"/>
        </w:rPr>
        <w:t>2</w:t>
      </w:r>
      <w:r w:rsidRPr="00D06E2D">
        <w:rPr>
          <w:rFonts w:eastAsiaTheme="minorHAnsi"/>
          <w:color w:val="000000" w:themeColor="text1"/>
          <w:szCs w:val="21"/>
        </w:rPr>
        <w:t>). Coronavirus Disease (COVID-19) Outbreak Situation.</w:t>
      </w:r>
      <w:bookmarkEnd w:id="563"/>
    </w:p>
    <w:p w14:paraId="3855198E" w14:textId="00E82B21" w:rsidR="008B3BF9" w:rsidRPr="00D06E2D" w:rsidRDefault="008B3BF9" w:rsidP="00D06E2D">
      <w:pPr>
        <w:pStyle w:val="aa"/>
        <w:numPr>
          <w:ilvl w:val="0"/>
          <w:numId w:val="5"/>
        </w:numPr>
        <w:ind w:firstLineChars="0"/>
        <w:rPr>
          <w:rFonts w:eastAsiaTheme="minorHAnsi"/>
          <w:color w:val="000000" w:themeColor="text1"/>
          <w:szCs w:val="21"/>
        </w:rPr>
      </w:pPr>
      <w:bookmarkStart w:id="564" w:name="_Ref107328243"/>
      <w:r w:rsidRPr="00D06E2D">
        <w:rPr>
          <w:rFonts w:eastAsiaTheme="minorHAnsi"/>
          <w:color w:val="000000" w:themeColor="text1"/>
          <w:szCs w:val="21"/>
        </w:rPr>
        <w:t>line]. Available: https://www.who.int/emergencies/diseases/novel-</w:t>
      </w:r>
      <w:bookmarkEnd w:id="564"/>
    </w:p>
    <w:p w14:paraId="3209214D" w14:textId="65CB4908" w:rsidR="008B3BF9" w:rsidRPr="00D06E2D" w:rsidRDefault="008B3BF9" w:rsidP="00D06E2D">
      <w:pPr>
        <w:pStyle w:val="aa"/>
        <w:numPr>
          <w:ilvl w:val="0"/>
          <w:numId w:val="5"/>
        </w:numPr>
        <w:ind w:firstLineChars="0"/>
        <w:rPr>
          <w:rFonts w:eastAsiaTheme="minorHAnsi"/>
          <w:color w:val="000000" w:themeColor="text1"/>
          <w:szCs w:val="21"/>
        </w:rPr>
      </w:pPr>
      <w:bookmarkStart w:id="565" w:name="_Ref107328258"/>
      <w:r w:rsidRPr="00D06E2D">
        <w:rPr>
          <w:rFonts w:eastAsiaTheme="minorHAnsi"/>
          <w:color w:val="000000" w:themeColor="text1"/>
          <w:szCs w:val="21"/>
        </w:rPr>
        <w:t>onavirus-2019</w:t>
      </w:r>
      <w:bookmarkEnd w:id="565"/>
    </w:p>
    <w:p w14:paraId="5EE3E1D5" w14:textId="42BDB304" w:rsidR="00196866" w:rsidRPr="00D06E2D" w:rsidRDefault="00196866" w:rsidP="00D06E2D">
      <w:pPr>
        <w:pStyle w:val="aa"/>
        <w:numPr>
          <w:ilvl w:val="0"/>
          <w:numId w:val="5"/>
        </w:numPr>
        <w:ind w:firstLineChars="0"/>
        <w:rPr>
          <w:rFonts w:eastAsiaTheme="minorHAnsi"/>
          <w:color w:val="000000" w:themeColor="text1"/>
          <w:szCs w:val="21"/>
        </w:rPr>
      </w:pPr>
      <w:bookmarkStart w:id="566" w:name="_Ref107328280"/>
      <w:r w:rsidRPr="00D06E2D">
        <w:rPr>
          <w:rFonts w:eastAsiaTheme="minorHAnsi"/>
          <w:color w:val="000000" w:themeColor="text1"/>
          <w:szCs w:val="21"/>
        </w:rPr>
        <w:t xml:space="preserve">Gupta-Wright </w:t>
      </w:r>
      <w:proofErr w:type="gramStart"/>
      <w:r w:rsidRPr="00D06E2D">
        <w:rPr>
          <w:rFonts w:eastAsiaTheme="minorHAnsi"/>
          <w:color w:val="000000" w:themeColor="text1"/>
          <w:szCs w:val="21"/>
        </w:rPr>
        <w:t>A ,</w:t>
      </w:r>
      <w:proofErr w:type="gramEnd"/>
      <w:r w:rsidRPr="00D06E2D">
        <w:rPr>
          <w:rFonts w:eastAsiaTheme="minorHAnsi"/>
          <w:color w:val="000000" w:themeColor="text1"/>
          <w:szCs w:val="21"/>
        </w:rPr>
        <w:t xml:space="preserve">  Macleod C K ,  Barrett J , et al. False-negative RT-PCR for COVID-19 and a diagnostic risk score: A retrospective cohort study among patients admitted to hospital[J]. BMJ Open, 2021, 11(2</w:t>
      </w:r>
      <w:proofErr w:type="gramStart"/>
      <w:r w:rsidRPr="00D06E2D">
        <w:rPr>
          <w:rFonts w:eastAsiaTheme="minorHAnsi"/>
          <w:color w:val="000000" w:themeColor="text1"/>
          <w:szCs w:val="21"/>
        </w:rPr>
        <w:t>):e</w:t>
      </w:r>
      <w:proofErr w:type="gramEnd"/>
      <w:r w:rsidRPr="00D06E2D">
        <w:rPr>
          <w:rFonts w:eastAsiaTheme="minorHAnsi"/>
          <w:color w:val="000000" w:themeColor="text1"/>
          <w:szCs w:val="21"/>
        </w:rPr>
        <w:t>047110.</w:t>
      </w:r>
      <w:bookmarkEnd w:id="566"/>
    </w:p>
    <w:p w14:paraId="4BD8D5B9" w14:textId="0289701B" w:rsidR="00C4638C" w:rsidRPr="00D06E2D" w:rsidRDefault="00C4638C" w:rsidP="00D06E2D">
      <w:pPr>
        <w:pStyle w:val="aa"/>
        <w:numPr>
          <w:ilvl w:val="0"/>
          <w:numId w:val="5"/>
        </w:numPr>
        <w:ind w:firstLineChars="0"/>
        <w:rPr>
          <w:rFonts w:eastAsiaTheme="minorHAnsi"/>
          <w:color w:val="000000" w:themeColor="text1"/>
          <w:szCs w:val="21"/>
        </w:rPr>
      </w:pPr>
      <w:bookmarkStart w:id="567" w:name="_Ref107328282"/>
      <w:r w:rsidRPr="00D06E2D">
        <w:rPr>
          <w:rFonts w:eastAsiaTheme="minorHAnsi"/>
          <w:color w:val="000000" w:themeColor="text1"/>
          <w:szCs w:val="21"/>
        </w:rPr>
        <w:t xml:space="preserve">Hs </w:t>
      </w:r>
      <w:proofErr w:type="gramStart"/>
      <w:r w:rsidRPr="00D06E2D">
        <w:rPr>
          <w:rFonts w:eastAsiaTheme="minorHAnsi"/>
          <w:color w:val="000000" w:themeColor="text1"/>
          <w:szCs w:val="21"/>
        </w:rPr>
        <w:t>A ,</w:t>
      </w:r>
      <w:proofErr w:type="gramEnd"/>
      <w:r w:rsidRPr="00D06E2D">
        <w:rPr>
          <w:rFonts w:eastAsiaTheme="minorHAnsi"/>
          <w:color w:val="000000" w:themeColor="text1"/>
          <w:szCs w:val="21"/>
        </w:rPr>
        <w:t xml:space="preserve">  </w:t>
      </w:r>
      <w:proofErr w:type="spellStart"/>
      <w:r w:rsidRPr="00D06E2D">
        <w:rPr>
          <w:rFonts w:eastAsiaTheme="minorHAnsi"/>
          <w:color w:val="000000" w:themeColor="text1"/>
          <w:szCs w:val="21"/>
        </w:rPr>
        <w:t>Hsb</w:t>
      </w:r>
      <w:proofErr w:type="spellEnd"/>
      <w:r w:rsidRPr="00D06E2D">
        <w:rPr>
          <w:rFonts w:eastAsiaTheme="minorHAnsi"/>
          <w:color w:val="000000" w:themeColor="text1"/>
          <w:szCs w:val="21"/>
        </w:rPr>
        <w:t xml:space="preserve"> A ,  Jn B , et al. Role of intelligent computing in COVID-19 prognosis: A state-of-the-art review[J]. Chaos, Solitons &amp; Fractals, 138.</w:t>
      </w:r>
      <w:bookmarkEnd w:id="567"/>
    </w:p>
    <w:p w14:paraId="34204CE9" w14:textId="6D9E7281" w:rsidR="00960387" w:rsidRDefault="00960387" w:rsidP="00D06E2D">
      <w:pPr>
        <w:pStyle w:val="aa"/>
        <w:numPr>
          <w:ilvl w:val="0"/>
          <w:numId w:val="5"/>
        </w:numPr>
        <w:ind w:firstLineChars="0"/>
        <w:rPr>
          <w:rFonts w:eastAsiaTheme="minorHAnsi"/>
          <w:color w:val="000000" w:themeColor="text1"/>
          <w:szCs w:val="21"/>
        </w:rPr>
      </w:pPr>
      <w:bookmarkStart w:id="568" w:name="_Ref107328296"/>
      <w:r w:rsidRPr="00D06E2D">
        <w:rPr>
          <w:rFonts w:eastAsiaTheme="minorHAnsi"/>
          <w:color w:val="000000" w:themeColor="text1"/>
          <w:szCs w:val="21"/>
        </w:rPr>
        <w:t xml:space="preserve">Wang </w:t>
      </w:r>
      <w:proofErr w:type="gramStart"/>
      <w:r w:rsidRPr="00D06E2D">
        <w:rPr>
          <w:rFonts w:eastAsiaTheme="minorHAnsi"/>
          <w:color w:val="000000" w:themeColor="text1"/>
          <w:szCs w:val="21"/>
        </w:rPr>
        <w:t>Y ,</w:t>
      </w:r>
      <w:proofErr w:type="gramEnd"/>
      <w:r w:rsidRPr="00D06E2D">
        <w:rPr>
          <w:rFonts w:eastAsiaTheme="minorHAnsi"/>
          <w:color w:val="000000" w:themeColor="text1"/>
          <w:szCs w:val="21"/>
        </w:rPr>
        <w:t xml:space="preserve">  Hou H ,  Wang W , et al. Combination of CT and RT-PCR in the screening or diagnosis of COVID-19[J]. Journal of Global Health, 2020, 10(1).</w:t>
      </w:r>
      <w:bookmarkEnd w:id="568"/>
    </w:p>
    <w:p w14:paraId="1B24DAA0" w14:textId="7FE2A1E0" w:rsidR="00056B36" w:rsidRDefault="00AC780F" w:rsidP="00D73FAD">
      <w:pPr>
        <w:pStyle w:val="aa"/>
        <w:numPr>
          <w:ilvl w:val="0"/>
          <w:numId w:val="5"/>
        </w:numPr>
        <w:ind w:firstLineChars="0"/>
        <w:rPr>
          <w:rFonts w:eastAsiaTheme="minorHAnsi"/>
          <w:color w:val="000000" w:themeColor="text1"/>
          <w:szCs w:val="21"/>
        </w:rPr>
      </w:pPr>
      <w:bookmarkStart w:id="569" w:name="_Ref107329066"/>
      <w:r w:rsidRPr="00AC780F">
        <w:rPr>
          <w:rFonts w:eastAsiaTheme="minorHAnsi"/>
          <w:color w:val="000000" w:themeColor="text1"/>
          <w:szCs w:val="21"/>
        </w:rPr>
        <w:t xml:space="preserve">Shi </w:t>
      </w:r>
      <w:proofErr w:type="gramStart"/>
      <w:r w:rsidRPr="00AC780F">
        <w:rPr>
          <w:rFonts w:eastAsiaTheme="minorHAnsi"/>
          <w:color w:val="000000" w:themeColor="text1"/>
          <w:szCs w:val="21"/>
        </w:rPr>
        <w:t>F ,</w:t>
      </w:r>
      <w:proofErr w:type="gramEnd"/>
      <w:r w:rsidRPr="00AC780F">
        <w:rPr>
          <w:rFonts w:eastAsiaTheme="minorHAnsi"/>
          <w:color w:val="000000" w:themeColor="text1"/>
          <w:szCs w:val="21"/>
        </w:rPr>
        <w:t xml:space="preserve">  Wang J ,  Shi J , et al. Review of Artificial Intelligence Techniques in Imaging Data Acquisition, Segmentation and Diagnosis for COVID-19[J]. IEEE Reviews in Biomedical Engineering, </w:t>
      </w:r>
      <w:proofErr w:type="gramStart"/>
      <w:r w:rsidRPr="00AC780F">
        <w:rPr>
          <w:rFonts w:eastAsiaTheme="minorHAnsi"/>
          <w:color w:val="000000" w:themeColor="text1"/>
          <w:szCs w:val="21"/>
        </w:rPr>
        <w:t>PP(</w:t>
      </w:r>
      <w:proofErr w:type="gramEnd"/>
      <w:r w:rsidRPr="00AC780F">
        <w:rPr>
          <w:rFonts w:eastAsiaTheme="minorHAnsi"/>
          <w:color w:val="000000" w:themeColor="text1"/>
          <w:szCs w:val="21"/>
        </w:rPr>
        <w:t>99):1-1.</w:t>
      </w:r>
      <w:bookmarkEnd w:id="569"/>
    </w:p>
    <w:p w14:paraId="3E4CCAE8" w14:textId="066C2010" w:rsidR="00D73FAD" w:rsidRDefault="00893AF4" w:rsidP="00D73FAD">
      <w:pPr>
        <w:pStyle w:val="aa"/>
        <w:numPr>
          <w:ilvl w:val="0"/>
          <w:numId w:val="5"/>
        </w:numPr>
        <w:ind w:firstLineChars="0"/>
        <w:rPr>
          <w:rFonts w:eastAsiaTheme="minorHAnsi"/>
          <w:color w:val="000000" w:themeColor="text1"/>
          <w:szCs w:val="21"/>
        </w:rPr>
      </w:pPr>
      <w:bookmarkStart w:id="570" w:name="_Ref107329070"/>
      <w:r w:rsidRPr="00893AF4">
        <w:rPr>
          <w:rFonts w:eastAsiaTheme="minorHAnsi"/>
          <w:color w:val="000000" w:themeColor="text1"/>
          <w:szCs w:val="21"/>
        </w:rPr>
        <w:t xml:space="preserve">Rajinikanth </w:t>
      </w:r>
      <w:proofErr w:type="gramStart"/>
      <w:r w:rsidRPr="00893AF4">
        <w:rPr>
          <w:rFonts w:eastAsiaTheme="minorHAnsi"/>
          <w:color w:val="000000" w:themeColor="text1"/>
          <w:szCs w:val="21"/>
        </w:rPr>
        <w:t>V ,</w:t>
      </w:r>
      <w:proofErr w:type="gramEnd"/>
      <w:r w:rsidRPr="00893AF4">
        <w:rPr>
          <w:rFonts w:eastAsiaTheme="minorHAnsi"/>
          <w:color w:val="000000" w:themeColor="text1"/>
          <w:szCs w:val="21"/>
        </w:rPr>
        <w:t xml:space="preserve">  Dey N ,  Raj A , et al. Harmony-Search and Otsu based System for Coronavirus Disease (COVID-19) Detection using Lung CT Scan Images[J]. </w:t>
      </w:r>
      <w:proofErr w:type="spellStart"/>
      <w:r w:rsidRPr="00893AF4">
        <w:rPr>
          <w:rFonts w:eastAsiaTheme="minorHAnsi"/>
          <w:color w:val="000000" w:themeColor="text1"/>
          <w:szCs w:val="21"/>
        </w:rPr>
        <w:t>arXiv</w:t>
      </w:r>
      <w:proofErr w:type="spellEnd"/>
      <w:r w:rsidRPr="00893AF4">
        <w:rPr>
          <w:rFonts w:eastAsiaTheme="minorHAnsi"/>
          <w:color w:val="000000" w:themeColor="text1"/>
          <w:szCs w:val="21"/>
        </w:rPr>
        <w:t>, 2020.</w:t>
      </w:r>
      <w:bookmarkEnd w:id="570"/>
    </w:p>
    <w:p w14:paraId="0A2DC66D" w14:textId="1ED9504B" w:rsidR="00F90827" w:rsidRDefault="00741A25" w:rsidP="00D73FAD">
      <w:pPr>
        <w:pStyle w:val="aa"/>
        <w:numPr>
          <w:ilvl w:val="0"/>
          <w:numId w:val="5"/>
        </w:numPr>
        <w:ind w:firstLineChars="0"/>
        <w:rPr>
          <w:rFonts w:eastAsiaTheme="minorHAnsi"/>
          <w:color w:val="000000" w:themeColor="text1"/>
          <w:szCs w:val="21"/>
        </w:rPr>
      </w:pPr>
      <w:bookmarkStart w:id="571" w:name="_Ref107330092"/>
      <w:r w:rsidRPr="00741A25">
        <w:rPr>
          <w:rFonts w:eastAsiaTheme="minorHAnsi"/>
          <w:color w:val="000000" w:themeColor="text1"/>
          <w:szCs w:val="21"/>
        </w:rPr>
        <w:t xml:space="preserve">Polsinelli </w:t>
      </w:r>
      <w:proofErr w:type="gramStart"/>
      <w:r w:rsidRPr="00741A25">
        <w:rPr>
          <w:rFonts w:eastAsiaTheme="minorHAnsi"/>
          <w:color w:val="000000" w:themeColor="text1"/>
          <w:szCs w:val="21"/>
        </w:rPr>
        <w:t>M ,</w:t>
      </w:r>
      <w:proofErr w:type="gramEnd"/>
      <w:r w:rsidRPr="00741A25">
        <w:rPr>
          <w:rFonts w:eastAsiaTheme="minorHAnsi"/>
          <w:color w:val="000000" w:themeColor="text1"/>
          <w:szCs w:val="21"/>
        </w:rPr>
        <w:t xml:space="preserve">  Cinque L ,  </w:t>
      </w:r>
      <w:proofErr w:type="spellStart"/>
      <w:r w:rsidRPr="00741A25">
        <w:rPr>
          <w:rFonts w:eastAsiaTheme="minorHAnsi"/>
          <w:color w:val="000000" w:themeColor="text1"/>
          <w:szCs w:val="21"/>
        </w:rPr>
        <w:t>Placidi</w:t>
      </w:r>
      <w:proofErr w:type="spellEnd"/>
      <w:r w:rsidRPr="00741A25">
        <w:rPr>
          <w:rFonts w:eastAsiaTheme="minorHAnsi"/>
          <w:color w:val="000000" w:themeColor="text1"/>
          <w:szCs w:val="21"/>
        </w:rPr>
        <w:t xml:space="preserve"> G . A Light CNN for detecting COVID-19 from CT scans of the chest[J].  2020.</w:t>
      </w:r>
      <w:bookmarkEnd w:id="571"/>
    </w:p>
    <w:p w14:paraId="3F490943" w14:textId="787AF547" w:rsidR="00B2315E" w:rsidRDefault="00B2315E" w:rsidP="00D73FAD">
      <w:pPr>
        <w:pStyle w:val="aa"/>
        <w:numPr>
          <w:ilvl w:val="0"/>
          <w:numId w:val="5"/>
        </w:numPr>
        <w:ind w:firstLineChars="0"/>
        <w:rPr>
          <w:rFonts w:eastAsiaTheme="minorHAnsi"/>
          <w:color w:val="000000" w:themeColor="text1"/>
          <w:szCs w:val="21"/>
        </w:rPr>
      </w:pPr>
      <w:bookmarkStart w:id="572" w:name="_Ref107330429"/>
      <w:r w:rsidRPr="00B2315E">
        <w:rPr>
          <w:rFonts w:eastAsiaTheme="minorHAnsi"/>
          <w:color w:val="000000" w:themeColor="text1"/>
          <w:szCs w:val="21"/>
        </w:rPr>
        <w:t xml:space="preserve">Chen </w:t>
      </w:r>
      <w:proofErr w:type="gramStart"/>
      <w:r w:rsidRPr="00B2315E">
        <w:rPr>
          <w:rFonts w:eastAsiaTheme="minorHAnsi"/>
          <w:color w:val="000000" w:themeColor="text1"/>
          <w:szCs w:val="21"/>
        </w:rPr>
        <w:t>J ,</w:t>
      </w:r>
      <w:proofErr w:type="gramEnd"/>
      <w:r w:rsidRPr="00B2315E">
        <w:rPr>
          <w:rFonts w:eastAsiaTheme="minorHAnsi"/>
          <w:color w:val="000000" w:themeColor="text1"/>
          <w:szCs w:val="21"/>
        </w:rPr>
        <w:t xml:space="preserve">  Wu L ,  Zhang J , et al. Deep learning-based model for detecting 2019 novel coronavirus pneumonia on high-resolution computed tomography[J]. Scientific Reports.</w:t>
      </w:r>
      <w:bookmarkEnd w:id="572"/>
    </w:p>
    <w:p w14:paraId="0BFA5D07" w14:textId="7E123E06" w:rsidR="008B7FA0" w:rsidRDefault="008B7FA0" w:rsidP="00D73FAD">
      <w:pPr>
        <w:pStyle w:val="aa"/>
        <w:numPr>
          <w:ilvl w:val="0"/>
          <w:numId w:val="5"/>
        </w:numPr>
        <w:ind w:firstLineChars="0"/>
        <w:rPr>
          <w:rFonts w:eastAsiaTheme="minorHAnsi"/>
          <w:color w:val="000000" w:themeColor="text1"/>
          <w:szCs w:val="21"/>
        </w:rPr>
      </w:pPr>
      <w:bookmarkStart w:id="573" w:name="_Ref107331201"/>
      <w:r w:rsidRPr="008B7FA0">
        <w:rPr>
          <w:rFonts w:eastAsiaTheme="minorHAnsi"/>
          <w:color w:val="000000" w:themeColor="text1"/>
          <w:szCs w:val="21"/>
        </w:rPr>
        <w:t xml:space="preserve">Wang </w:t>
      </w:r>
      <w:proofErr w:type="gramStart"/>
      <w:r w:rsidRPr="008B7FA0">
        <w:rPr>
          <w:rFonts w:eastAsiaTheme="minorHAnsi"/>
          <w:color w:val="000000" w:themeColor="text1"/>
          <w:szCs w:val="21"/>
        </w:rPr>
        <w:t>B ,</w:t>
      </w:r>
      <w:proofErr w:type="gramEnd"/>
      <w:r w:rsidRPr="008B7FA0">
        <w:rPr>
          <w:rFonts w:eastAsiaTheme="minorHAnsi"/>
          <w:color w:val="000000" w:themeColor="text1"/>
          <w:szCs w:val="21"/>
        </w:rPr>
        <w:t xml:space="preserve">  </w:t>
      </w:r>
      <w:proofErr w:type="spellStart"/>
      <w:r w:rsidRPr="008B7FA0">
        <w:rPr>
          <w:rFonts w:eastAsiaTheme="minorHAnsi"/>
          <w:color w:val="000000" w:themeColor="text1"/>
          <w:szCs w:val="21"/>
        </w:rPr>
        <w:t>Jin</w:t>
      </w:r>
      <w:proofErr w:type="spellEnd"/>
      <w:r w:rsidRPr="008B7FA0">
        <w:rPr>
          <w:rFonts w:eastAsiaTheme="minorHAnsi"/>
          <w:color w:val="000000" w:themeColor="text1"/>
          <w:szCs w:val="21"/>
        </w:rPr>
        <w:t xml:space="preserve"> S ,  Yan Q , et al. AI-assisted CT imaging analysis for COVID-19 screening: Building and deploying a medical AI system[J]. Applied Soft Computing, 2020:106897.</w:t>
      </w:r>
      <w:bookmarkEnd w:id="573"/>
    </w:p>
    <w:p w14:paraId="4B43223C" w14:textId="51A025B5" w:rsidR="00736F21" w:rsidRDefault="00736F21" w:rsidP="00D73FAD">
      <w:pPr>
        <w:pStyle w:val="aa"/>
        <w:numPr>
          <w:ilvl w:val="0"/>
          <w:numId w:val="5"/>
        </w:numPr>
        <w:ind w:firstLineChars="0"/>
        <w:rPr>
          <w:rFonts w:eastAsiaTheme="minorHAnsi"/>
          <w:color w:val="000000" w:themeColor="text1"/>
          <w:szCs w:val="21"/>
        </w:rPr>
      </w:pPr>
      <w:bookmarkStart w:id="574" w:name="_Ref107331505"/>
      <w:r w:rsidRPr="00736F21">
        <w:rPr>
          <w:rFonts w:eastAsiaTheme="minorHAnsi"/>
          <w:color w:val="000000" w:themeColor="text1"/>
          <w:szCs w:val="21"/>
        </w:rPr>
        <w:t xml:space="preserve">Long </w:t>
      </w:r>
      <w:proofErr w:type="gramStart"/>
      <w:r w:rsidRPr="00736F21">
        <w:rPr>
          <w:rFonts w:eastAsiaTheme="minorHAnsi"/>
          <w:color w:val="000000" w:themeColor="text1"/>
          <w:szCs w:val="21"/>
        </w:rPr>
        <w:t>J ,</w:t>
      </w:r>
      <w:proofErr w:type="gramEnd"/>
      <w:r w:rsidRPr="00736F21">
        <w:rPr>
          <w:rFonts w:eastAsiaTheme="minorHAnsi"/>
          <w:color w:val="000000" w:themeColor="text1"/>
          <w:szCs w:val="21"/>
        </w:rPr>
        <w:t xml:space="preserve">  </w:t>
      </w:r>
      <w:proofErr w:type="spellStart"/>
      <w:r w:rsidRPr="00736F21">
        <w:rPr>
          <w:rFonts w:eastAsiaTheme="minorHAnsi"/>
          <w:color w:val="000000" w:themeColor="text1"/>
          <w:szCs w:val="21"/>
        </w:rPr>
        <w:t>Shelhamer</w:t>
      </w:r>
      <w:proofErr w:type="spellEnd"/>
      <w:r w:rsidRPr="00736F21">
        <w:rPr>
          <w:rFonts w:eastAsiaTheme="minorHAnsi"/>
          <w:color w:val="000000" w:themeColor="text1"/>
          <w:szCs w:val="21"/>
        </w:rPr>
        <w:t xml:space="preserve"> E ,  Darrell T . Fully Convolutional Networks for Semantic Segmentation[J]. IEEE Transactions on Pattern Analysis and Machine Intelligence, 2015, 39(4):640-651.</w:t>
      </w:r>
      <w:bookmarkEnd w:id="574"/>
    </w:p>
    <w:p w14:paraId="0EA1AD4A" w14:textId="4D625B6F" w:rsidR="007D5F52" w:rsidRPr="00A010AA" w:rsidRDefault="007D5F52" w:rsidP="00D73FAD">
      <w:pPr>
        <w:pStyle w:val="aa"/>
        <w:numPr>
          <w:ilvl w:val="0"/>
          <w:numId w:val="5"/>
        </w:numPr>
        <w:ind w:firstLineChars="0"/>
        <w:rPr>
          <w:rFonts w:eastAsiaTheme="minorHAnsi"/>
          <w:color w:val="000000" w:themeColor="text1"/>
          <w:szCs w:val="21"/>
        </w:rPr>
      </w:pPr>
      <w:bookmarkStart w:id="575" w:name="_Ref107331981"/>
      <w:proofErr w:type="spellStart"/>
      <w:r w:rsidRPr="007D5F52">
        <w:rPr>
          <w:rFonts w:eastAsiaTheme="minorHAnsi" w:cs="Arial"/>
          <w:color w:val="222222"/>
          <w:sz w:val="20"/>
          <w:szCs w:val="20"/>
          <w:shd w:val="clear" w:color="auto" w:fill="FFFFFF"/>
        </w:rPr>
        <w:t>Ronneberger</w:t>
      </w:r>
      <w:proofErr w:type="spellEnd"/>
      <w:r w:rsidRPr="007D5F52">
        <w:rPr>
          <w:rFonts w:eastAsiaTheme="minorHAnsi" w:cs="Arial"/>
          <w:color w:val="222222"/>
          <w:sz w:val="20"/>
          <w:szCs w:val="20"/>
          <w:shd w:val="clear" w:color="auto" w:fill="FFFFFF"/>
        </w:rPr>
        <w:t xml:space="preserve"> O, Fischer P, </w:t>
      </w:r>
      <w:proofErr w:type="spellStart"/>
      <w:r w:rsidRPr="007D5F52">
        <w:rPr>
          <w:rFonts w:eastAsiaTheme="minorHAnsi" w:cs="Arial"/>
          <w:color w:val="222222"/>
          <w:sz w:val="20"/>
          <w:szCs w:val="20"/>
          <w:shd w:val="clear" w:color="auto" w:fill="FFFFFF"/>
        </w:rPr>
        <w:t>Brox</w:t>
      </w:r>
      <w:proofErr w:type="spellEnd"/>
      <w:r w:rsidRPr="007D5F52">
        <w:rPr>
          <w:rFonts w:eastAsiaTheme="minorHAnsi" w:cs="Arial"/>
          <w:color w:val="222222"/>
          <w:sz w:val="20"/>
          <w:szCs w:val="20"/>
          <w:shd w:val="clear" w:color="auto" w:fill="FFFFFF"/>
        </w:rPr>
        <w:t xml:space="preserve"> T. U-net: Convolutional networks for biomedical image segmentation[C]//International Conference on Medical image computing and computer-assisted intervention. Springer, Cham, 2015: 234-241.</w:t>
      </w:r>
      <w:bookmarkEnd w:id="575"/>
    </w:p>
    <w:p w14:paraId="0B4A9939" w14:textId="211477A3" w:rsidR="00A010AA" w:rsidRPr="000F3E33" w:rsidRDefault="00A010AA" w:rsidP="00D73FAD">
      <w:pPr>
        <w:pStyle w:val="aa"/>
        <w:numPr>
          <w:ilvl w:val="0"/>
          <w:numId w:val="5"/>
        </w:numPr>
        <w:ind w:firstLineChars="0"/>
        <w:rPr>
          <w:ins w:id="576" w:author="tang chi" w:date="2022-07-26T21:19:00Z"/>
          <w:rFonts w:eastAsiaTheme="minorHAnsi"/>
          <w:color w:val="000000" w:themeColor="text1"/>
          <w:szCs w:val="21"/>
          <w:rPrChange w:id="577" w:author="tang chi" w:date="2022-07-26T21:19:00Z">
            <w:rPr>
              <w:ins w:id="578" w:author="tang chi" w:date="2022-07-26T21:19:00Z"/>
              <w:rFonts w:eastAsiaTheme="minorHAnsi" w:cs="Arial"/>
              <w:color w:val="222222"/>
              <w:sz w:val="20"/>
              <w:szCs w:val="20"/>
              <w:shd w:val="clear" w:color="auto" w:fill="FFFFFF"/>
            </w:rPr>
          </w:rPrChange>
        </w:rPr>
      </w:pPr>
      <w:bookmarkStart w:id="579" w:name="_Ref107332104"/>
      <w:proofErr w:type="spellStart"/>
      <w:r w:rsidRPr="00A010AA">
        <w:rPr>
          <w:rFonts w:eastAsiaTheme="minorHAnsi" w:cs="Arial"/>
          <w:color w:val="222222"/>
          <w:sz w:val="20"/>
          <w:szCs w:val="20"/>
          <w:shd w:val="clear" w:color="auto" w:fill="FFFFFF"/>
        </w:rPr>
        <w:t>Xie</w:t>
      </w:r>
      <w:proofErr w:type="spellEnd"/>
      <w:r w:rsidRPr="00A010AA">
        <w:rPr>
          <w:rFonts w:eastAsiaTheme="minorHAnsi" w:cs="Arial"/>
          <w:color w:val="222222"/>
          <w:sz w:val="20"/>
          <w:szCs w:val="20"/>
          <w:shd w:val="clear" w:color="auto" w:fill="FFFFFF"/>
        </w:rPr>
        <w:t xml:space="preserve"> F, Huang Z, Shi Z, et al. DUDA-Net: a double U-shaped dilated attention network for automatic infection area segmentation in COVID-19 lung CT images[J]. International Journal of Computer Assisted Radiology and Surgery, 2021, 16(9): 1425-1434.</w:t>
      </w:r>
      <w:bookmarkEnd w:id="579"/>
    </w:p>
    <w:p w14:paraId="293E5AB8" w14:textId="4E40D204" w:rsidR="000F3E33" w:rsidRPr="003B2273" w:rsidRDefault="000F3E33" w:rsidP="00D73FAD">
      <w:pPr>
        <w:pStyle w:val="aa"/>
        <w:numPr>
          <w:ilvl w:val="0"/>
          <w:numId w:val="5"/>
        </w:numPr>
        <w:ind w:firstLineChars="0"/>
        <w:rPr>
          <w:ins w:id="580" w:author="tang chi" w:date="2022-07-26T21:23:00Z"/>
          <w:rFonts w:eastAsiaTheme="minorHAnsi"/>
          <w:color w:val="000000" w:themeColor="text1"/>
          <w:szCs w:val="21"/>
          <w:rPrChange w:id="581" w:author="tang chi" w:date="2022-07-26T21:23:00Z">
            <w:rPr>
              <w:ins w:id="582" w:author="tang chi" w:date="2022-07-26T21:23:00Z"/>
              <w:rFonts w:ascii="Arial" w:hAnsi="Arial" w:cs="Arial"/>
              <w:color w:val="222222"/>
              <w:sz w:val="20"/>
              <w:szCs w:val="20"/>
              <w:shd w:val="clear" w:color="auto" w:fill="FFFFFF"/>
            </w:rPr>
          </w:rPrChange>
        </w:rPr>
      </w:pPr>
      <w:bookmarkStart w:id="583" w:name="_Ref109763712"/>
      <w:proofErr w:type="spellStart"/>
      <w:ins w:id="584" w:author="tang chi" w:date="2022-07-26T21:19:00Z">
        <w:r>
          <w:rPr>
            <w:rFonts w:ascii="Arial" w:hAnsi="Arial" w:cs="Arial"/>
            <w:color w:val="222222"/>
            <w:sz w:val="20"/>
            <w:szCs w:val="20"/>
            <w:shd w:val="clear" w:color="auto" w:fill="FFFFFF"/>
          </w:rPr>
          <w:t>Owais</w:t>
        </w:r>
        <w:proofErr w:type="spellEnd"/>
        <w:r>
          <w:rPr>
            <w:rFonts w:ascii="Arial" w:hAnsi="Arial" w:cs="Arial"/>
            <w:color w:val="222222"/>
            <w:sz w:val="20"/>
            <w:szCs w:val="20"/>
            <w:shd w:val="clear" w:color="auto" w:fill="FFFFFF"/>
          </w:rPr>
          <w:t xml:space="preserve"> M, </w:t>
        </w:r>
        <w:proofErr w:type="spellStart"/>
        <w:r>
          <w:rPr>
            <w:rFonts w:ascii="Arial" w:hAnsi="Arial" w:cs="Arial"/>
            <w:color w:val="222222"/>
            <w:sz w:val="20"/>
            <w:szCs w:val="20"/>
            <w:shd w:val="clear" w:color="auto" w:fill="FFFFFF"/>
          </w:rPr>
          <w:t>Baek</w:t>
        </w:r>
        <w:proofErr w:type="spellEnd"/>
        <w:r>
          <w:rPr>
            <w:rFonts w:ascii="Arial" w:hAnsi="Arial" w:cs="Arial"/>
            <w:color w:val="222222"/>
            <w:sz w:val="20"/>
            <w:szCs w:val="20"/>
            <w:shd w:val="clear" w:color="auto" w:fill="FFFFFF"/>
          </w:rPr>
          <w:t xml:space="preserve"> N R, Park K R. DMDF-Net: Dual multiscale dilated fusion network for </w:t>
        </w:r>
        <w:r>
          <w:rPr>
            <w:rFonts w:ascii="Arial" w:hAnsi="Arial" w:cs="Arial"/>
            <w:color w:val="222222"/>
            <w:sz w:val="20"/>
            <w:szCs w:val="20"/>
            <w:shd w:val="clear" w:color="auto" w:fill="FFFFFF"/>
          </w:rPr>
          <w:lastRenderedPageBreak/>
          <w:t>accurate segmentation of lesions related to COVID-19 in lung radiographic scans[J]. Expert Systems with Applications, 2022, 202: 117360.</w:t>
        </w:r>
      </w:ins>
      <w:bookmarkEnd w:id="583"/>
    </w:p>
    <w:p w14:paraId="27C5C011" w14:textId="3288B6A2" w:rsidR="003B2273" w:rsidRPr="003B2273" w:rsidRDefault="003B2273" w:rsidP="00D73FAD">
      <w:pPr>
        <w:pStyle w:val="aa"/>
        <w:numPr>
          <w:ilvl w:val="0"/>
          <w:numId w:val="5"/>
        </w:numPr>
        <w:ind w:firstLineChars="0"/>
        <w:rPr>
          <w:ins w:id="585" w:author="tang chi" w:date="2022-07-26T21:23:00Z"/>
          <w:rFonts w:eastAsiaTheme="minorHAnsi"/>
          <w:color w:val="000000" w:themeColor="text1"/>
          <w:szCs w:val="21"/>
          <w:rPrChange w:id="586" w:author="tang chi" w:date="2022-07-26T21:23:00Z">
            <w:rPr>
              <w:ins w:id="587" w:author="tang chi" w:date="2022-07-26T21:23:00Z"/>
              <w:rFonts w:ascii="Arial" w:hAnsi="Arial" w:cs="Arial"/>
              <w:color w:val="222222"/>
              <w:sz w:val="20"/>
              <w:szCs w:val="20"/>
              <w:shd w:val="clear" w:color="auto" w:fill="FFFFFF"/>
            </w:rPr>
          </w:rPrChange>
        </w:rPr>
      </w:pPr>
      <w:bookmarkStart w:id="588" w:name="_Ref109763701"/>
      <w:ins w:id="589" w:author="tang chi" w:date="2022-07-26T21:23:00Z">
        <w:r>
          <w:rPr>
            <w:rFonts w:ascii="Arial" w:hAnsi="Arial" w:cs="Arial"/>
            <w:color w:val="222222"/>
            <w:sz w:val="20"/>
            <w:szCs w:val="20"/>
            <w:shd w:val="clear" w:color="auto" w:fill="FFFFFF"/>
          </w:rPr>
          <w:t xml:space="preserve">Xiao H, Ran Z, </w:t>
        </w:r>
        <w:proofErr w:type="spellStart"/>
        <w:r>
          <w:rPr>
            <w:rFonts w:ascii="Arial" w:hAnsi="Arial" w:cs="Arial"/>
            <w:color w:val="222222"/>
            <w:sz w:val="20"/>
            <w:szCs w:val="20"/>
            <w:shd w:val="clear" w:color="auto" w:fill="FFFFFF"/>
          </w:rPr>
          <w:t>Mabu</w:t>
        </w:r>
        <w:proofErr w:type="spellEnd"/>
        <w:r>
          <w:rPr>
            <w:rFonts w:ascii="Arial" w:hAnsi="Arial" w:cs="Arial"/>
            <w:color w:val="222222"/>
            <w:sz w:val="20"/>
            <w:szCs w:val="20"/>
            <w:shd w:val="clear" w:color="auto" w:fill="FFFFFF"/>
          </w:rPr>
          <w:t xml:space="preserve"> S, et al. </w:t>
        </w:r>
        <w:proofErr w:type="spellStart"/>
        <w:r>
          <w:rPr>
            <w:rFonts w:ascii="Arial" w:hAnsi="Arial" w:cs="Arial"/>
            <w:color w:val="222222"/>
            <w:sz w:val="20"/>
            <w:szCs w:val="20"/>
            <w:shd w:val="clear" w:color="auto" w:fill="FFFFFF"/>
          </w:rPr>
          <w:t>SAUNet</w:t>
        </w:r>
        <w:proofErr w:type="spellEnd"/>
        <w:r>
          <w:rPr>
            <w:rFonts w:ascii="Arial" w:hAnsi="Arial" w:cs="Arial"/>
            <w:color w:val="222222"/>
            <w:sz w:val="20"/>
            <w:szCs w:val="20"/>
            <w:shd w:val="clear" w:color="auto" w:fill="FFFFFF"/>
          </w:rPr>
          <w:t xml:space="preserve">++: an automatic segmentation model of COVID-19 </w:t>
        </w:r>
        <w:proofErr w:type="gramStart"/>
        <w:r>
          <w:rPr>
            <w:rFonts w:ascii="Arial" w:hAnsi="Arial" w:cs="Arial"/>
            <w:color w:val="222222"/>
            <w:sz w:val="20"/>
            <w:szCs w:val="20"/>
            <w:shd w:val="clear" w:color="auto" w:fill="FFFFFF"/>
          </w:rPr>
          <w:t>lesion</w:t>
        </w:r>
        <w:proofErr w:type="gramEnd"/>
        <w:r>
          <w:rPr>
            <w:rFonts w:ascii="Arial" w:hAnsi="Arial" w:cs="Arial"/>
            <w:color w:val="222222"/>
            <w:sz w:val="20"/>
            <w:szCs w:val="20"/>
            <w:shd w:val="clear" w:color="auto" w:fill="FFFFFF"/>
          </w:rPr>
          <w:t xml:space="preserve"> from CT slices[J]. The Visual Computer, 2022: 1-14.</w:t>
        </w:r>
        <w:bookmarkEnd w:id="588"/>
      </w:ins>
    </w:p>
    <w:p w14:paraId="41D32FEE" w14:textId="49EA4420" w:rsidR="003B2273" w:rsidRPr="003B2273" w:rsidRDefault="003B2273" w:rsidP="00D73FAD">
      <w:pPr>
        <w:pStyle w:val="aa"/>
        <w:numPr>
          <w:ilvl w:val="0"/>
          <w:numId w:val="5"/>
        </w:numPr>
        <w:ind w:firstLineChars="0"/>
        <w:rPr>
          <w:ins w:id="590" w:author="tang chi" w:date="2022-07-26T21:24:00Z"/>
          <w:rFonts w:eastAsiaTheme="minorHAnsi"/>
          <w:color w:val="000000" w:themeColor="text1"/>
          <w:szCs w:val="21"/>
          <w:rPrChange w:id="591" w:author="tang chi" w:date="2022-07-26T21:24:00Z">
            <w:rPr>
              <w:ins w:id="592" w:author="tang chi" w:date="2022-07-26T21:24:00Z"/>
              <w:rFonts w:ascii="Arial" w:hAnsi="Arial" w:cs="Arial"/>
              <w:color w:val="222222"/>
              <w:sz w:val="20"/>
              <w:szCs w:val="20"/>
              <w:shd w:val="clear" w:color="auto" w:fill="FFFFFF"/>
            </w:rPr>
          </w:rPrChange>
        </w:rPr>
      </w:pPr>
      <w:bookmarkStart w:id="593" w:name="_Ref109763752"/>
      <w:ins w:id="594" w:author="tang chi" w:date="2022-07-26T21:24:00Z">
        <w:r>
          <w:rPr>
            <w:rFonts w:ascii="Arial" w:hAnsi="Arial" w:cs="Arial"/>
            <w:color w:val="222222"/>
            <w:sz w:val="20"/>
            <w:szCs w:val="20"/>
            <w:shd w:val="clear" w:color="auto" w:fill="FFFFFF"/>
          </w:rPr>
          <w:t xml:space="preserve">Li C F, Xu Y D, Ding X H, et al. </w:t>
        </w:r>
        <w:proofErr w:type="spellStart"/>
        <w:r>
          <w:rPr>
            <w:rFonts w:ascii="Arial" w:hAnsi="Arial" w:cs="Arial"/>
            <w:color w:val="222222"/>
            <w:sz w:val="20"/>
            <w:szCs w:val="20"/>
            <w:shd w:val="clear" w:color="auto" w:fill="FFFFFF"/>
          </w:rPr>
          <w:t>MultiR</w:t>
        </w:r>
        <w:proofErr w:type="spellEnd"/>
        <w:r>
          <w:rPr>
            <w:rFonts w:ascii="Arial" w:hAnsi="Arial" w:cs="Arial"/>
            <w:color w:val="222222"/>
            <w:sz w:val="20"/>
            <w:szCs w:val="20"/>
            <w:shd w:val="clear" w:color="auto" w:fill="FFFFFF"/>
          </w:rPr>
          <w:t>-Net: A Novel Joint Learning Network for COVID-19 segmentation and classification[J]. Computers in Biology and Medicine, 2022, 144: 105340.</w:t>
        </w:r>
        <w:bookmarkEnd w:id="593"/>
      </w:ins>
    </w:p>
    <w:p w14:paraId="3B446621" w14:textId="28CCA349" w:rsidR="003B2273" w:rsidRPr="00F53AD8" w:rsidRDefault="003B2273" w:rsidP="00D73FAD">
      <w:pPr>
        <w:pStyle w:val="aa"/>
        <w:numPr>
          <w:ilvl w:val="0"/>
          <w:numId w:val="5"/>
        </w:numPr>
        <w:ind w:firstLineChars="0"/>
        <w:rPr>
          <w:rFonts w:eastAsiaTheme="minorHAnsi"/>
          <w:color w:val="000000" w:themeColor="text1"/>
          <w:szCs w:val="21"/>
        </w:rPr>
      </w:pPr>
      <w:ins w:id="595" w:author="tang chi" w:date="2022-07-26T21:25:00Z">
        <w:r>
          <w:rPr>
            <w:rFonts w:ascii="Arial" w:hAnsi="Arial" w:cs="Arial"/>
            <w:color w:val="222222"/>
            <w:sz w:val="20"/>
            <w:szCs w:val="20"/>
            <w:shd w:val="clear" w:color="auto" w:fill="FFFFFF"/>
          </w:rPr>
          <w:t>Li P, Xia H, Zhou B, et al. A Method to Improve the Accuracy of Pavement Crack Identification by Combining a Semantic Segmentation and Edge Detection Model[J]. Applied Sciences, 2022, 12(9): 4714.</w:t>
        </w:r>
      </w:ins>
    </w:p>
    <w:p w14:paraId="4AD7535F" w14:textId="4899368D" w:rsidR="00F53AD8" w:rsidRPr="004C5BE8" w:rsidRDefault="00F53AD8" w:rsidP="00D73FAD">
      <w:pPr>
        <w:pStyle w:val="aa"/>
        <w:numPr>
          <w:ilvl w:val="0"/>
          <w:numId w:val="5"/>
        </w:numPr>
        <w:ind w:firstLineChars="0"/>
        <w:rPr>
          <w:ins w:id="596" w:author="tang chi" w:date="2022-07-26T21:33:00Z"/>
          <w:rFonts w:eastAsiaTheme="minorHAnsi"/>
          <w:color w:val="000000" w:themeColor="text1"/>
          <w:szCs w:val="21"/>
          <w:rPrChange w:id="597" w:author="tang chi" w:date="2022-07-26T21:33:00Z">
            <w:rPr>
              <w:ins w:id="598" w:author="tang chi" w:date="2022-07-26T21:33:00Z"/>
              <w:rFonts w:ascii="Arial" w:hAnsi="Arial" w:cs="Arial"/>
              <w:color w:val="222222"/>
              <w:sz w:val="20"/>
              <w:szCs w:val="20"/>
              <w:shd w:val="clear" w:color="auto" w:fill="FFFFFF"/>
            </w:rPr>
          </w:rPrChange>
        </w:rPr>
      </w:pPr>
      <w:bookmarkStart w:id="599" w:name="_Ref107332252"/>
      <w:r w:rsidRPr="00F53AD8">
        <w:rPr>
          <w:rFonts w:eastAsiaTheme="minorHAnsi" w:cs="Arial"/>
          <w:color w:val="222222"/>
          <w:sz w:val="20"/>
          <w:szCs w:val="20"/>
          <w:shd w:val="clear" w:color="auto" w:fill="FFFFFF"/>
        </w:rPr>
        <w:t xml:space="preserve">Hu Y, Zhou W, </w:t>
      </w:r>
      <w:proofErr w:type="spellStart"/>
      <w:r w:rsidRPr="00F53AD8">
        <w:rPr>
          <w:rFonts w:eastAsiaTheme="minorHAnsi" w:cs="Arial"/>
          <w:color w:val="222222"/>
          <w:sz w:val="20"/>
          <w:szCs w:val="20"/>
          <w:shd w:val="clear" w:color="auto" w:fill="FFFFFF"/>
        </w:rPr>
        <w:t>Geng</w:t>
      </w:r>
      <w:proofErr w:type="spellEnd"/>
      <w:r w:rsidRPr="00F53AD8">
        <w:rPr>
          <w:rFonts w:eastAsiaTheme="minorHAnsi" w:cs="Arial"/>
          <w:color w:val="222222"/>
          <w:sz w:val="20"/>
          <w:szCs w:val="20"/>
          <w:shd w:val="clear" w:color="auto" w:fill="FFFFFF"/>
        </w:rPr>
        <w:t xml:space="preserve"> G, et al. Unsupervised segmentation for terracotta warrior with seed-region-growing CNN (SRG-</w:t>
      </w:r>
      <w:proofErr w:type="gramStart"/>
      <w:r w:rsidRPr="00F53AD8">
        <w:rPr>
          <w:rFonts w:eastAsiaTheme="minorHAnsi" w:cs="Arial"/>
          <w:color w:val="222222"/>
          <w:sz w:val="20"/>
          <w:szCs w:val="20"/>
          <w:shd w:val="clear" w:color="auto" w:fill="FFFFFF"/>
        </w:rPr>
        <w:t>Net)[</w:t>
      </w:r>
      <w:proofErr w:type="gramEnd"/>
      <w:r w:rsidRPr="00F53AD8">
        <w:rPr>
          <w:rFonts w:eastAsiaTheme="minorHAnsi" w:cs="Arial"/>
          <w:color w:val="222222"/>
          <w:sz w:val="20"/>
          <w:szCs w:val="20"/>
          <w:shd w:val="clear" w:color="auto" w:fill="FFFFFF"/>
        </w:rPr>
        <w:t>C]//The 5th International Conference on Computer Science and Application Engineering. 2021: 1-6</w:t>
      </w:r>
      <w:r>
        <w:rPr>
          <w:rFonts w:ascii="Arial" w:hAnsi="Arial" w:cs="Arial"/>
          <w:color w:val="222222"/>
          <w:sz w:val="20"/>
          <w:szCs w:val="20"/>
          <w:shd w:val="clear" w:color="auto" w:fill="FFFFFF"/>
        </w:rPr>
        <w:t>.</w:t>
      </w:r>
      <w:bookmarkEnd w:id="599"/>
    </w:p>
    <w:p w14:paraId="38CEA5CD" w14:textId="1AD9AA87" w:rsidR="004C5BE8" w:rsidRPr="00BC6713" w:rsidRDefault="004C5BE8" w:rsidP="00D73FAD">
      <w:pPr>
        <w:pStyle w:val="aa"/>
        <w:numPr>
          <w:ilvl w:val="0"/>
          <w:numId w:val="5"/>
        </w:numPr>
        <w:ind w:firstLineChars="0"/>
        <w:rPr>
          <w:rFonts w:eastAsiaTheme="minorHAnsi"/>
          <w:color w:val="000000" w:themeColor="text1"/>
          <w:szCs w:val="21"/>
        </w:rPr>
      </w:pPr>
      <w:bookmarkStart w:id="600" w:name="_Ref109763828"/>
      <w:ins w:id="601" w:author="tang chi" w:date="2022-07-26T21:33:00Z">
        <w:r>
          <w:rPr>
            <w:rFonts w:ascii="Arial" w:hAnsi="Arial" w:cs="Arial"/>
            <w:color w:val="222222"/>
            <w:sz w:val="20"/>
            <w:szCs w:val="20"/>
            <w:shd w:val="clear" w:color="auto" w:fill="FFFFFF"/>
          </w:rPr>
          <w:t>He J, Zhang S, Yang M, et al. Bi-directional cascade network for perceptual edge detection[C]//Proceedings of the IEEE/CVF Conference on Computer Vision and Pattern Recognition. 2019: 3828-3837.</w:t>
        </w:r>
      </w:ins>
      <w:bookmarkEnd w:id="600"/>
    </w:p>
    <w:p w14:paraId="4FAB2FC4" w14:textId="2C62D739" w:rsidR="00BC6713" w:rsidRPr="008E5A8A" w:rsidRDefault="00BC6713" w:rsidP="00D73FAD">
      <w:pPr>
        <w:pStyle w:val="aa"/>
        <w:numPr>
          <w:ilvl w:val="0"/>
          <w:numId w:val="5"/>
        </w:numPr>
        <w:ind w:firstLineChars="0"/>
        <w:rPr>
          <w:ins w:id="602" w:author="tang chi" w:date="2022-07-26T21:25:00Z"/>
          <w:rFonts w:eastAsiaTheme="minorHAnsi"/>
          <w:color w:val="000000" w:themeColor="text1"/>
          <w:szCs w:val="21"/>
          <w:rPrChange w:id="603" w:author="tang chi" w:date="2022-07-26T21:25:00Z">
            <w:rPr>
              <w:ins w:id="604" w:author="tang chi" w:date="2022-07-26T21:25:00Z"/>
              <w:rFonts w:eastAsiaTheme="minorHAnsi" w:cs="Arial"/>
              <w:color w:val="222222"/>
              <w:sz w:val="20"/>
              <w:szCs w:val="20"/>
              <w:shd w:val="clear" w:color="auto" w:fill="FFFFFF"/>
            </w:rPr>
          </w:rPrChange>
        </w:rPr>
      </w:pPr>
      <w:bookmarkStart w:id="605" w:name="_Ref107332335"/>
      <w:r w:rsidRPr="00BC6713">
        <w:rPr>
          <w:rFonts w:eastAsiaTheme="minorHAnsi" w:cs="Arial"/>
          <w:color w:val="222222"/>
          <w:sz w:val="20"/>
          <w:szCs w:val="20"/>
          <w:shd w:val="clear" w:color="auto" w:fill="FFFFFF"/>
        </w:rPr>
        <w:t xml:space="preserve">Abraham N, Khan N M. A novel focal </w:t>
      </w:r>
      <w:proofErr w:type="spellStart"/>
      <w:r w:rsidRPr="00BC6713">
        <w:rPr>
          <w:rFonts w:eastAsiaTheme="minorHAnsi" w:cs="Arial"/>
          <w:color w:val="222222"/>
          <w:sz w:val="20"/>
          <w:szCs w:val="20"/>
          <w:shd w:val="clear" w:color="auto" w:fill="FFFFFF"/>
        </w:rPr>
        <w:t>tversky</w:t>
      </w:r>
      <w:proofErr w:type="spellEnd"/>
      <w:r w:rsidRPr="00BC6713">
        <w:rPr>
          <w:rFonts w:eastAsiaTheme="minorHAnsi" w:cs="Arial"/>
          <w:color w:val="222222"/>
          <w:sz w:val="20"/>
          <w:szCs w:val="20"/>
          <w:shd w:val="clear" w:color="auto" w:fill="FFFFFF"/>
        </w:rPr>
        <w:t xml:space="preserve"> loss function with improved attention u-net for lesion segmentation[C]//2019 IEEE 16th international symposium on biomedical imaging (ISBI 2019). IEEE, 2019: 683-687.</w:t>
      </w:r>
      <w:bookmarkEnd w:id="605"/>
    </w:p>
    <w:p w14:paraId="66E76039" w14:textId="22CEE88D" w:rsidR="008E5A8A" w:rsidRPr="006F00A5" w:rsidRDefault="008E5A8A" w:rsidP="00D73FAD">
      <w:pPr>
        <w:pStyle w:val="aa"/>
        <w:numPr>
          <w:ilvl w:val="0"/>
          <w:numId w:val="5"/>
        </w:numPr>
        <w:ind w:firstLineChars="0"/>
        <w:rPr>
          <w:rFonts w:eastAsiaTheme="minorHAnsi"/>
          <w:color w:val="000000" w:themeColor="text1"/>
          <w:szCs w:val="21"/>
        </w:rPr>
      </w:pPr>
      <w:bookmarkStart w:id="606" w:name="_Ref109764269"/>
      <w:ins w:id="607" w:author="tang chi" w:date="2022-07-26T21:27:00Z">
        <w:r>
          <w:rPr>
            <w:rFonts w:ascii="Arial" w:hAnsi="Arial" w:cs="Arial"/>
            <w:color w:val="222222"/>
            <w:sz w:val="20"/>
            <w:szCs w:val="20"/>
            <w:shd w:val="clear" w:color="auto" w:fill="FFFFFF"/>
          </w:rPr>
          <w:t>Fan Z, Hu G, Sun X, et al. Self-attention neural architecture search for semantic image segmentation[J]. Knowledge-Based Systems, 2022, 239: 107968.</w:t>
        </w:r>
      </w:ins>
      <w:bookmarkEnd w:id="606"/>
    </w:p>
    <w:p w14:paraId="45BECF64" w14:textId="47C7FFA2" w:rsidR="006F00A5" w:rsidRPr="004B03B3" w:rsidRDefault="006F00A5" w:rsidP="00D73FAD">
      <w:pPr>
        <w:pStyle w:val="aa"/>
        <w:numPr>
          <w:ilvl w:val="0"/>
          <w:numId w:val="5"/>
        </w:numPr>
        <w:ind w:firstLineChars="0"/>
        <w:rPr>
          <w:rFonts w:eastAsiaTheme="minorHAnsi"/>
          <w:color w:val="000000" w:themeColor="text1"/>
          <w:szCs w:val="21"/>
        </w:rPr>
      </w:pPr>
      <w:bookmarkStart w:id="608" w:name="_Ref107333568"/>
      <w:r w:rsidRPr="006F00A5">
        <w:rPr>
          <w:rFonts w:eastAsiaTheme="minorHAnsi" w:cs="Arial"/>
          <w:color w:val="222222"/>
          <w:sz w:val="20"/>
          <w:szCs w:val="20"/>
          <w:shd w:val="clear" w:color="auto" w:fill="FFFFFF"/>
        </w:rPr>
        <w:t xml:space="preserve">杨帆, 图像处理. 数字图像处理与分析[M]. Bei </w:t>
      </w:r>
      <w:proofErr w:type="spellStart"/>
      <w:r w:rsidRPr="006F00A5">
        <w:rPr>
          <w:rFonts w:eastAsiaTheme="minorHAnsi" w:cs="Arial"/>
          <w:color w:val="222222"/>
          <w:sz w:val="20"/>
          <w:szCs w:val="20"/>
          <w:shd w:val="clear" w:color="auto" w:fill="FFFFFF"/>
        </w:rPr>
        <w:t>jing</w:t>
      </w:r>
      <w:proofErr w:type="spellEnd"/>
      <w:r w:rsidRPr="006F00A5">
        <w:rPr>
          <w:rFonts w:eastAsiaTheme="minorHAnsi" w:cs="Arial"/>
          <w:color w:val="222222"/>
          <w:sz w:val="20"/>
          <w:szCs w:val="20"/>
          <w:shd w:val="clear" w:color="auto" w:fill="FFFFFF"/>
        </w:rPr>
        <w:t xml:space="preserve"> hang </w:t>
      </w:r>
      <w:proofErr w:type="spellStart"/>
      <w:r w:rsidRPr="006F00A5">
        <w:rPr>
          <w:rFonts w:eastAsiaTheme="minorHAnsi" w:cs="Arial"/>
          <w:color w:val="222222"/>
          <w:sz w:val="20"/>
          <w:szCs w:val="20"/>
          <w:shd w:val="clear" w:color="auto" w:fill="FFFFFF"/>
        </w:rPr>
        <w:t>kong</w:t>
      </w:r>
      <w:proofErr w:type="spellEnd"/>
      <w:r w:rsidRPr="006F00A5">
        <w:rPr>
          <w:rFonts w:eastAsiaTheme="minorHAnsi" w:cs="Arial"/>
          <w:color w:val="222222"/>
          <w:sz w:val="20"/>
          <w:szCs w:val="20"/>
          <w:shd w:val="clear" w:color="auto" w:fill="FFFFFF"/>
        </w:rPr>
        <w:t xml:space="preserve"> hang tian da </w:t>
      </w:r>
      <w:proofErr w:type="spellStart"/>
      <w:r w:rsidRPr="006F00A5">
        <w:rPr>
          <w:rFonts w:eastAsiaTheme="minorHAnsi" w:cs="Arial"/>
          <w:color w:val="222222"/>
          <w:sz w:val="20"/>
          <w:szCs w:val="20"/>
          <w:shd w:val="clear" w:color="auto" w:fill="FFFFFF"/>
        </w:rPr>
        <w:t>xue</w:t>
      </w:r>
      <w:proofErr w:type="spellEnd"/>
      <w:r w:rsidRPr="006F00A5">
        <w:rPr>
          <w:rFonts w:eastAsiaTheme="minorHAnsi" w:cs="Arial"/>
          <w:color w:val="222222"/>
          <w:sz w:val="20"/>
          <w:szCs w:val="20"/>
          <w:shd w:val="clear" w:color="auto" w:fill="FFFFFF"/>
        </w:rPr>
        <w:t xml:space="preserve"> chu ban she, 2010.</w:t>
      </w:r>
      <w:bookmarkEnd w:id="608"/>
    </w:p>
    <w:p w14:paraId="6B5B4BEC" w14:textId="3E6F3B5E" w:rsidR="004B03B3" w:rsidRPr="008E5A8A" w:rsidRDefault="004B03B3" w:rsidP="00D73FAD">
      <w:pPr>
        <w:pStyle w:val="aa"/>
        <w:numPr>
          <w:ilvl w:val="0"/>
          <w:numId w:val="5"/>
        </w:numPr>
        <w:ind w:firstLineChars="0"/>
        <w:rPr>
          <w:ins w:id="609" w:author="tang chi" w:date="2022-07-26T21:27:00Z"/>
          <w:rFonts w:eastAsiaTheme="minorHAnsi"/>
          <w:color w:val="000000" w:themeColor="text1"/>
          <w:szCs w:val="21"/>
          <w:rPrChange w:id="610" w:author="tang chi" w:date="2022-07-26T21:27:00Z">
            <w:rPr>
              <w:ins w:id="611" w:author="tang chi" w:date="2022-07-26T21:27:00Z"/>
              <w:rFonts w:eastAsiaTheme="minorHAnsi" w:cs="Arial"/>
              <w:color w:val="222222"/>
              <w:sz w:val="20"/>
              <w:szCs w:val="20"/>
              <w:shd w:val="clear" w:color="auto" w:fill="FFFFFF"/>
            </w:rPr>
          </w:rPrChange>
        </w:rPr>
      </w:pPr>
      <w:bookmarkStart w:id="612" w:name="_Ref107333653"/>
      <w:r w:rsidRPr="004B03B3">
        <w:rPr>
          <w:rFonts w:eastAsiaTheme="minorHAnsi" w:cs="Arial"/>
          <w:color w:val="222222"/>
          <w:sz w:val="20"/>
          <w:szCs w:val="20"/>
          <w:shd w:val="clear" w:color="auto" w:fill="FFFFFF"/>
        </w:rPr>
        <w:t>Gao W, Zhang X, Yang L, et al. An improved Sobel edge detection[C]//2010 3rd International conference on computer science and information technology. IEEE, 2010, 5: 67-71.</w:t>
      </w:r>
      <w:bookmarkEnd w:id="612"/>
    </w:p>
    <w:p w14:paraId="4C455818" w14:textId="53DFD242" w:rsidR="008E5A8A" w:rsidRPr="008E5A8A" w:rsidRDefault="008E5A8A" w:rsidP="00D73FAD">
      <w:pPr>
        <w:pStyle w:val="aa"/>
        <w:numPr>
          <w:ilvl w:val="0"/>
          <w:numId w:val="5"/>
        </w:numPr>
        <w:ind w:firstLineChars="0"/>
        <w:rPr>
          <w:ins w:id="613" w:author="tang chi" w:date="2022-07-26T21:29:00Z"/>
          <w:rFonts w:eastAsiaTheme="minorHAnsi"/>
          <w:color w:val="000000" w:themeColor="text1"/>
          <w:szCs w:val="21"/>
          <w:rPrChange w:id="614" w:author="tang chi" w:date="2022-07-26T21:29:00Z">
            <w:rPr>
              <w:ins w:id="615" w:author="tang chi" w:date="2022-07-26T21:29:00Z"/>
              <w:rFonts w:ascii="Arial" w:hAnsi="Arial" w:cs="Arial"/>
              <w:color w:val="222222"/>
              <w:sz w:val="20"/>
              <w:szCs w:val="20"/>
              <w:shd w:val="clear" w:color="auto" w:fill="FFFFFF"/>
            </w:rPr>
          </w:rPrChange>
        </w:rPr>
      </w:pPr>
      <w:bookmarkStart w:id="616" w:name="_Ref109764047"/>
      <w:ins w:id="617" w:author="tang chi" w:date="2022-07-26T21:28:00Z">
        <w:r>
          <w:rPr>
            <w:rFonts w:ascii="Arial" w:hAnsi="Arial" w:cs="Arial"/>
            <w:color w:val="222222"/>
            <w:sz w:val="20"/>
            <w:szCs w:val="20"/>
            <w:shd w:val="clear" w:color="auto" w:fill="FFFFFF"/>
          </w:rPr>
          <w:t xml:space="preserve">Ye L, </w:t>
        </w:r>
        <w:proofErr w:type="spellStart"/>
        <w:r>
          <w:rPr>
            <w:rFonts w:ascii="Arial" w:hAnsi="Arial" w:cs="Arial"/>
            <w:color w:val="222222"/>
            <w:sz w:val="20"/>
            <w:szCs w:val="20"/>
            <w:shd w:val="clear" w:color="auto" w:fill="FFFFFF"/>
          </w:rPr>
          <w:t>Rochan</w:t>
        </w:r>
        <w:proofErr w:type="spellEnd"/>
        <w:r>
          <w:rPr>
            <w:rFonts w:ascii="Arial" w:hAnsi="Arial" w:cs="Arial"/>
            <w:color w:val="222222"/>
            <w:sz w:val="20"/>
            <w:szCs w:val="20"/>
            <w:shd w:val="clear" w:color="auto" w:fill="FFFFFF"/>
          </w:rPr>
          <w:t xml:space="preserve"> M, Liu Z, et al. Referring segmentation in images and videos with cross-modal self-attention network[J]. IEEE Transactions on Pattern Analysis and Machine Intelligence, 2021, 44(7): 3719-3732.</w:t>
        </w:r>
      </w:ins>
      <w:bookmarkEnd w:id="616"/>
    </w:p>
    <w:p w14:paraId="4C9221AA" w14:textId="27050618" w:rsidR="008E5A8A" w:rsidRPr="00BE3FCC" w:rsidRDefault="008E5A8A" w:rsidP="00D73FAD">
      <w:pPr>
        <w:pStyle w:val="aa"/>
        <w:numPr>
          <w:ilvl w:val="0"/>
          <w:numId w:val="5"/>
        </w:numPr>
        <w:ind w:firstLineChars="0"/>
        <w:rPr>
          <w:rFonts w:eastAsiaTheme="minorHAnsi"/>
          <w:color w:val="000000" w:themeColor="text1"/>
          <w:szCs w:val="21"/>
        </w:rPr>
      </w:pPr>
      <w:bookmarkStart w:id="618" w:name="_Ref109764086"/>
      <w:ins w:id="619" w:author="tang chi" w:date="2022-07-26T21:29:00Z">
        <w:r>
          <w:rPr>
            <w:rFonts w:ascii="Arial" w:hAnsi="Arial" w:cs="Arial"/>
            <w:color w:val="222222"/>
            <w:sz w:val="20"/>
            <w:szCs w:val="20"/>
            <w:shd w:val="clear" w:color="auto" w:fill="FFFFFF"/>
          </w:rPr>
          <w:t>Wu Y, Wang G, Wang Z, et al. DI-</w:t>
        </w:r>
        <w:proofErr w:type="spellStart"/>
        <w:r>
          <w:rPr>
            <w:rFonts w:ascii="Arial" w:hAnsi="Arial" w:cs="Arial"/>
            <w:color w:val="222222"/>
            <w:sz w:val="20"/>
            <w:szCs w:val="20"/>
            <w:shd w:val="clear" w:color="auto" w:fill="FFFFFF"/>
          </w:rPr>
          <w:t>Unet</w:t>
        </w:r>
        <w:proofErr w:type="spellEnd"/>
        <w:r>
          <w:rPr>
            <w:rFonts w:ascii="Arial" w:hAnsi="Arial" w:cs="Arial"/>
            <w:color w:val="222222"/>
            <w:sz w:val="20"/>
            <w:szCs w:val="20"/>
            <w:shd w:val="clear" w:color="auto" w:fill="FFFFFF"/>
          </w:rPr>
          <w:t>: Dimensional interaction self-attention for medical image segmentation[J]. Biomedical Signal Processing and Control, 2022, 78: 103896.</w:t>
        </w:r>
      </w:ins>
      <w:bookmarkEnd w:id="618"/>
    </w:p>
    <w:p w14:paraId="7AF97CBD" w14:textId="3939EBBF" w:rsidR="00BE3FCC" w:rsidRPr="00AA67C8" w:rsidRDefault="00BE3FCC" w:rsidP="00D73FAD">
      <w:pPr>
        <w:pStyle w:val="aa"/>
        <w:numPr>
          <w:ilvl w:val="0"/>
          <w:numId w:val="5"/>
        </w:numPr>
        <w:ind w:firstLineChars="0"/>
        <w:rPr>
          <w:rFonts w:eastAsiaTheme="minorHAnsi"/>
          <w:color w:val="000000" w:themeColor="text1"/>
          <w:szCs w:val="21"/>
        </w:rPr>
      </w:pPr>
      <w:bookmarkStart w:id="620" w:name="_Ref107333988"/>
      <w:r w:rsidRPr="00BE3FCC">
        <w:rPr>
          <w:rFonts w:eastAsiaTheme="minorHAnsi" w:cs="Arial"/>
          <w:color w:val="222222"/>
          <w:sz w:val="20"/>
          <w:szCs w:val="20"/>
          <w:shd w:val="clear" w:color="auto" w:fill="FFFFFF"/>
        </w:rPr>
        <w:t xml:space="preserve">Fan M, Lai S, Huang J, et al. Rethinking </w:t>
      </w:r>
      <w:proofErr w:type="spellStart"/>
      <w:r w:rsidRPr="00BE3FCC">
        <w:rPr>
          <w:rFonts w:eastAsiaTheme="minorHAnsi" w:cs="Arial"/>
          <w:color w:val="222222"/>
          <w:sz w:val="20"/>
          <w:szCs w:val="20"/>
          <w:shd w:val="clear" w:color="auto" w:fill="FFFFFF"/>
        </w:rPr>
        <w:t>BiSeNet</w:t>
      </w:r>
      <w:proofErr w:type="spellEnd"/>
      <w:r w:rsidRPr="00BE3FCC">
        <w:rPr>
          <w:rFonts w:eastAsiaTheme="minorHAnsi" w:cs="Arial"/>
          <w:color w:val="222222"/>
          <w:sz w:val="20"/>
          <w:szCs w:val="20"/>
          <w:shd w:val="clear" w:color="auto" w:fill="FFFFFF"/>
        </w:rPr>
        <w:t xml:space="preserve"> for real-time semantic segmentation[C]//Proceedings of the IEEE/CVF conference on computer vision and pattern recognition. 2021: 9716-9725.</w:t>
      </w:r>
      <w:bookmarkEnd w:id="620"/>
    </w:p>
    <w:p w14:paraId="163E4417" w14:textId="1B06A7ED" w:rsidR="00AA67C8" w:rsidRPr="001E33CE" w:rsidRDefault="00AA67C8" w:rsidP="00D73FAD">
      <w:pPr>
        <w:pStyle w:val="aa"/>
        <w:numPr>
          <w:ilvl w:val="0"/>
          <w:numId w:val="5"/>
        </w:numPr>
        <w:ind w:firstLineChars="0"/>
        <w:rPr>
          <w:rFonts w:eastAsiaTheme="minorHAnsi"/>
          <w:color w:val="000000" w:themeColor="text1"/>
          <w:szCs w:val="21"/>
        </w:rPr>
      </w:pPr>
      <w:bookmarkStart w:id="621" w:name="_Ref107334074"/>
      <w:r w:rsidRPr="00AA67C8">
        <w:rPr>
          <w:rFonts w:eastAsiaTheme="minorHAnsi" w:cs="Arial"/>
          <w:color w:val="222222"/>
          <w:sz w:val="20"/>
          <w:szCs w:val="20"/>
          <w:shd w:val="clear" w:color="auto" w:fill="FFFFFF"/>
        </w:rPr>
        <w:t xml:space="preserve">Fan D P, Zhou T, Ji G P, et al. Inf-net: Automatic covid-19 lung infection segmentation from </w:t>
      </w:r>
      <w:proofErr w:type="spellStart"/>
      <w:r w:rsidRPr="00AA67C8">
        <w:rPr>
          <w:rFonts w:eastAsiaTheme="minorHAnsi" w:cs="Arial"/>
          <w:color w:val="222222"/>
          <w:sz w:val="20"/>
          <w:szCs w:val="20"/>
          <w:shd w:val="clear" w:color="auto" w:fill="FFFFFF"/>
        </w:rPr>
        <w:t>ct</w:t>
      </w:r>
      <w:proofErr w:type="spellEnd"/>
      <w:r w:rsidRPr="00AA67C8">
        <w:rPr>
          <w:rFonts w:eastAsiaTheme="minorHAnsi" w:cs="Arial"/>
          <w:color w:val="222222"/>
          <w:sz w:val="20"/>
          <w:szCs w:val="20"/>
          <w:shd w:val="clear" w:color="auto" w:fill="FFFFFF"/>
        </w:rPr>
        <w:t xml:space="preserve"> images[J]. IEEE Transactions on Medical Imaging, 2020, 39(8): 2626-2637.</w:t>
      </w:r>
      <w:bookmarkEnd w:id="621"/>
    </w:p>
    <w:p w14:paraId="4C70F68C" w14:textId="4C388DE9" w:rsidR="001E33CE" w:rsidRPr="00C77C4C" w:rsidRDefault="001E33CE" w:rsidP="00D73FAD">
      <w:pPr>
        <w:pStyle w:val="aa"/>
        <w:numPr>
          <w:ilvl w:val="0"/>
          <w:numId w:val="5"/>
        </w:numPr>
        <w:ind w:firstLineChars="0"/>
        <w:rPr>
          <w:rFonts w:eastAsiaTheme="minorHAnsi"/>
          <w:color w:val="000000" w:themeColor="text1"/>
          <w:szCs w:val="21"/>
        </w:rPr>
      </w:pPr>
      <w:bookmarkStart w:id="622" w:name="_Ref107334300"/>
      <w:r w:rsidRPr="00C77C4C">
        <w:rPr>
          <w:rFonts w:eastAsiaTheme="minorHAnsi" w:cs="Arial"/>
          <w:color w:val="222222"/>
          <w:sz w:val="20"/>
          <w:szCs w:val="20"/>
          <w:shd w:val="clear" w:color="auto" w:fill="FFFFFF"/>
        </w:rPr>
        <w:t xml:space="preserve">Vaswani A, </w:t>
      </w:r>
      <w:proofErr w:type="spellStart"/>
      <w:r w:rsidRPr="00C77C4C">
        <w:rPr>
          <w:rFonts w:eastAsiaTheme="minorHAnsi" w:cs="Arial"/>
          <w:color w:val="222222"/>
          <w:sz w:val="20"/>
          <w:szCs w:val="20"/>
          <w:shd w:val="clear" w:color="auto" w:fill="FFFFFF"/>
        </w:rPr>
        <w:t>Shazeer</w:t>
      </w:r>
      <w:proofErr w:type="spellEnd"/>
      <w:r w:rsidRPr="00C77C4C">
        <w:rPr>
          <w:rFonts w:eastAsiaTheme="minorHAnsi" w:cs="Arial"/>
          <w:color w:val="222222"/>
          <w:sz w:val="20"/>
          <w:szCs w:val="20"/>
          <w:shd w:val="clear" w:color="auto" w:fill="FFFFFF"/>
        </w:rPr>
        <w:t xml:space="preserve"> N, Parmar N, et al. Attention is all you need[J]. Advances in neural information processing systems, 2017, 30.</w:t>
      </w:r>
      <w:bookmarkEnd w:id="622"/>
    </w:p>
    <w:p w14:paraId="45B1B542" w14:textId="52344037" w:rsidR="00502299" w:rsidRPr="00C77C4C" w:rsidRDefault="00502299" w:rsidP="00D73FAD">
      <w:pPr>
        <w:pStyle w:val="aa"/>
        <w:numPr>
          <w:ilvl w:val="0"/>
          <w:numId w:val="5"/>
        </w:numPr>
        <w:ind w:firstLineChars="0"/>
        <w:rPr>
          <w:rFonts w:eastAsiaTheme="minorHAnsi"/>
          <w:color w:val="000000" w:themeColor="text1"/>
          <w:szCs w:val="21"/>
        </w:rPr>
      </w:pPr>
      <w:bookmarkStart w:id="623" w:name="_Ref107334418"/>
      <w:r w:rsidRPr="00C77C4C">
        <w:rPr>
          <w:rFonts w:eastAsiaTheme="minorHAnsi" w:cs="Arial"/>
          <w:color w:val="222222"/>
          <w:sz w:val="20"/>
          <w:szCs w:val="20"/>
          <w:shd w:val="clear" w:color="auto" w:fill="FFFFFF"/>
        </w:rPr>
        <w:t xml:space="preserve">Lin Z, Feng M, Santos C N, et al. A structured self-attentive sentence embedding[J]. </w:t>
      </w:r>
      <w:proofErr w:type="spellStart"/>
      <w:r w:rsidRPr="00C77C4C">
        <w:rPr>
          <w:rFonts w:eastAsiaTheme="minorHAnsi" w:cs="Arial"/>
          <w:color w:val="222222"/>
          <w:sz w:val="20"/>
          <w:szCs w:val="20"/>
          <w:shd w:val="clear" w:color="auto" w:fill="FFFFFF"/>
        </w:rPr>
        <w:t>arXiv</w:t>
      </w:r>
      <w:proofErr w:type="spellEnd"/>
      <w:r w:rsidRPr="00C77C4C">
        <w:rPr>
          <w:rFonts w:eastAsiaTheme="minorHAnsi" w:cs="Arial"/>
          <w:color w:val="222222"/>
          <w:sz w:val="20"/>
          <w:szCs w:val="20"/>
          <w:shd w:val="clear" w:color="auto" w:fill="FFFFFF"/>
        </w:rPr>
        <w:t xml:space="preserve"> preprint arXiv:1703.03130, 2017.</w:t>
      </w:r>
      <w:bookmarkEnd w:id="623"/>
    </w:p>
    <w:p w14:paraId="6E0E8670" w14:textId="57324753" w:rsidR="00F64C9C" w:rsidRPr="00C77C4C" w:rsidRDefault="00F64C9C" w:rsidP="00D73FAD">
      <w:pPr>
        <w:pStyle w:val="aa"/>
        <w:numPr>
          <w:ilvl w:val="0"/>
          <w:numId w:val="5"/>
        </w:numPr>
        <w:ind w:firstLineChars="0"/>
        <w:rPr>
          <w:rFonts w:eastAsiaTheme="minorHAnsi"/>
          <w:color w:val="000000" w:themeColor="text1"/>
          <w:szCs w:val="21"/>
        </w:rPr>
      </w:pPr>
      <w:bookmarkStart w:id="624" w:name="_Ref107334970"/>
      <w:r w:rsidRPr="00C77C4C">
        <w:rPr>
          <w:rFonts w:eastAsiaTheme="minorHAnsi" w:cs="Arial"/>
          <w:color w:val="222222"/>
          <w:sz w:val="20"/>
          <w:szCs w:val="20"/>
          <w:shd w:val="clear" w:color="auto" w:fill="FFFFFF"/>
        </w:rPr>
        <w:t xml:space="preserve">Chen X, Yao L, Zhang Y. Residual attention u-net for automated multi-class segmentation of covid-19 chest </w:t>
      </w:r>
      <w:proofErr w:type="spellStart"/>
      <w:r w:rsidRPr="00C77C4C">
        <w:rPr>
          <w:rFonts w:eastAsiaTheme="minorHAnsi" w:cs="Arial"/>
          <w:color w:val="222222"/>
          <w:sz w:val="20"/>
          <w:szCs w:val="20"/>
          <w:shd w:val="clear" w:color="auto" w:fill="FFFFFF"/>
        </w:rPr>
        <w:t>ct</w:t>
      </w:r>
      <w:proofErr w:type="spellEnd"/>
      <w:r w:rsidRPr="00C77C4C">
        <w:rPr>
          <w:rFonts w:eastAsiaTheme="minorHAnsi" w:cs="Arial"/>
          <w:color w:val="222222"/>
          <w:sz w:val="20"/>
          <w:szCs w:val="20"/>
          <w:shd w:val="clear" w:color="auto" w:fill="FFFFFF"/>
        </w:rPr>
        <w:t xml:space="preserve"> images[J]. </w:t>
      </w:r>
      <w:proofErr w:type="spellStart"/>
      <w:r w:rsidRPr="00C77C4C">
        <w:rPr>
          <w:rFonts w:eastAsiaTheme="minorHAnsi" w:cs="Arial"/>
          <w:color w:val="222222"/>
          <w:sz w:val="20"/>
          <w:szCs w:val="20"/>
          <w:shd w:val="clear" w:color="auto" w:fill="FFFFFF"/>
        </w:rPr>
        <w:t>arXiv</w:t>
      </w:r>
      <w:proofErr w:type="spellEnd"/>
      <w:r w:rsidRPr="00C77C4C">
        <w:rPr>
          <w:rFonts w:eastAsiaTheme="minorHAnsi" w:cs="Arial"/>
          <w:color w:val="222222"/>
          <w:sz w:val="20"/>
          <w:szCs w:val="20"/>
          <w:shd w:val="clear" w:color="auto" w:fill="FFFFFF"/>
        </w:rPr>
        <w:t xml:space="preserve"> preprint arXiv:2004.05645, 2020.</w:t>
      </w:r>
      <w:bookmarkEnd w:id="624"/>
    </w:p>
    <w:p w14:paraId="3F47F219" w14:textId="1D1FAD30" w:rsidR="00F17C5D" w:rsidRPr="00C77C4C" w:rsidRDefault="00F17C5D" w:rsidP="00D73FAD">
      <w:pPr>
        <w:pStyle w:val="aa"/>
        <w:numPr>
          <w:ilvl w:val="0"/>
          <w:numId w:val="5"/>
        </w:numPr>
        <w:ind w:firstLineChars="0"/>
        <w:rPr>
          <w:rFonts w:eastAsiaTheme="minorHAnsi"/>
          <w:color w:val="000000" w:themeColor="text1"/>
          <w:szCs w:val="21"/>
        </w:rPr>
      </w:pPr>
      <w:bookmarkStart w:id="625" w:name="_Ref107335113"/>
      <w:r w:rsidRPr="00C77C4C">
        <w:rPr>
          <w:rFonts w:eastAsiaTheme="minorHAnsi" w:cs="Arial"/>
          <w:color w:val="222222"/>
          <w:sz w:val="20"/>
          <w:szCs w:val="20"/>
          <w:shd w:val="clear" w:color="auto" w:fill="FFFFFF"/>
        </w:rPr>
        <w:t xml:space="preserve">Fu J, Liu J, Tian H, et al. Dual attention network for scene </w:t>
      </w:r>
      <w:r w:rsidRPr="00C77C4C">
        <w:rPr>
          <w:rFonts w:eastAsiaTheme="minorHAnsi" w:cs="Arial"/>
          <w:color w:val="222222"/>
          <w:sz w:val="20"/>
          <w:szCs w:val="20"/>
          <w:shd w:val="clear" w:color="auto" w:fill="FFFFFF"/>
        </w:rPr>
        <w:lastRenderedPageBreak/>
        <w:t>segmentation[C]//Proceedings of the IEEE/CVF conference on computer vision and pattern recognition. 2019: 3146-3154.</w:t>
      </w:r>
      <w:bookmarkEnd w:id="625"/>
    </w:p>
    <w:p w14:paraId="0E6D56A3" w14:textId="3BBF9AA3" w:rsidR="00957EA0" w:rsidRPr="00C77C4C" w:rsidRDefault="00957EA0" w:rsidP="00D73FAD">
      <w:pPr>
        <w:pStyle w:val="aa"/>
        <w:numPr>
          <w:ilvl w:val="0"/>
          <w:numId w:val="5"/>
        </w:numPr>
        <w:ind w:firstLineChars="0"/>
        <w:rPr>
          <w:rFonts w:eastAsiaTheme="minorHAnsi"/>
          <w:color w:val="000000" w:themeColor="text1"/>
          <w:szCs w:val="21"/>
        </w:rPr>
      </w:pPr>
      <w:bookmarkStart w:id="626" w:name="_Ref107336469"/>
      <w:proofErr w:type="spellStart"/>
      <w:r w:rsidRPr="00C77C4C">
        <w:rPr>
          <w:rFonts w:eastAsiaTheme="minorHAnsi" w:cs="Arial"/>
          <w:color w:val="222222"/>
          <w:sz w:val="20"/>
          <w:szCs w:val="20"/>
          <w:shd w:val="clear" w:color="auto" w:fill="FFFFFF"/>
        </w:rPr>
        <w:t>Paluru</w:t>
      </w:r>
      <w:proofErr w:type="spellEnd"/>
      <w:r w:rsidRPr="00C77C4C">
        <w:rPr>
          <w:rFonts w:eastAsiaTheme="minorHAnsi" w:cs="Arial"/>
          <w:color w:val="222222"/>
          <w:sz w:val="20"/>
          <w:szCs w:val="20"/>
          <w:shd w:val="clear" w:color="auto" w:fill="FFFFFF"/>
        </w:rPr>
        <w:t xml:space="preserve"> N, </w:t>
      </w:r>
      <w:proofErr w:type="spellStart"/>
      <w:r w:rsidRPr="00C77C4C">
        <w:rPr>
          <w:rFonts w:eastAsiaTheme="minorHAnsi" w:cs="Arial"/>
          <w:color w:val="222222"/>
          <w:sz w:val="20"/>
          <w:szCs w:val="20"/>
          <w:shd w:val="clear" w:color="auto" w:fill="FFFFFF"/>
        </w:rPr>
        <w:t>Dayal</w:t>
      </w:r>
      <w:proofErr w:type="spellEnd"/>
      <w:r w:rsidRPr="00C77C4C">
        <w:rPr>
          <w:rFonts w:eastAsiaTheme="minorHAnsi" w:cs="Arial"/>
          <w:color w:val="222222"/>
          <w:sz w:val="20"/>
          <w:szCs w:val="20"/>
          <w:shd w:val="clear" w:color="auto" w:fill="FFFFFF"/>
        </w:rPr>
        <w:t xml:space="preserve"> A, </w:t>
      </w:r>
      <w:proofErr w:type="spellStart"/>
      <w:r w:rsidRPr="00C77C4C">
        <w:rPr>
          <w:rFonts w:eastAsiaTheme="minorHAnsi" w:cs="Arial"/>
          <w:color w:val="222222"/>
          <w:sz w:val="20"/>
          <w:szCs w:val="20"/>
          <w:shd w:val="clear" w:color="auto" w:fill="FFFFFF"/>
        </w:rPr>
        <w:t>Jenssen</w:t>
      </w:r>
      <w:proofErr w:type="spellEnd"/>
      <w:r w:rsidRPr="00C77C4C">
        <w:rPr>
          <w:rFonts w:eastAsiaTheme="minorHAnsi" w:cs="Arial"/>
          <w:color w:val="222222"/>
          <w:sz w:val="20"/>
          <w:szCs w:val="20"/>
          <w:shd w:val="clear" w:color="auto" w:fill="FFFFFF"/>
        </w:rPr>
        <w:t xml:space="preserve"> H B, et al. </w:t>
      </w:r>
      <w:proofErr w:type="spellStart"/>
      <w:r w:rsidRPr="00C77C4C">
        <w:rPr>
          <w:rFonts w:eastAsiaTheme="minorHAnsi" w:cs="Arial"/>
          <w:color w:val="222222"/>
          <w:sz w:val="20"/>
          <w:szCs w:val="20"/>
          <w:shd w:val="clear" w:color="auto" w:fill="FFFFFF"/>
        </w:rPr>
        <w:t>Anam</w:t>
      </w:r>
      <w:proofErr w:type="spellEnd"/>
      <w:r w:rsidRPr="00C77C4C">
        <w:rPr>
          <w:rFonts w:eastAsiaTheme="minorHAnsi" w:cs="Arial"/>
          <w:color w:val="222222"/>
          <w:sz w:val="20"/>
          <w:szCs w:val="20"/>
          <w:shd w:val="clear" w:color="auto" w:fill="FFFFFF"/>
        </w:rPr>
        <w:t>-Net: Anamorphic depth embedding-based lightweight CNN for segmentation of anomalies in COVID-19 chest CT images[J]. IEEE Transactions on Neural Networks and Learning Systems, 2021, 32(3): 932-946.</w:t>
      </w:r>
      <w:bookmarkEnd w:id="626"/>
    </w:p>
    <w:p w14:paraId="1DD2F279" w14:textId="2347E726" w:rsidR="005862D4" w:rsidRPr="00D023EA" w:rsidRDefault="005862D4" w:rsidP="00D73FAD">
      <w:pPr>
        <w:pStyle w:val="aa"/>
        <w:numPr>
          <w:ilvl w:val="0"/>
          <w:numId w:val="5"/>
        </w:numPr>
        <w:ind w:firstLineChars="0"/>
        <w:rPr>
          <w:rFonts w:eastAsiaTheme="minorHAnsi"/>
          <w:color w:val="000000" w:themeColor="text1"/>
          <w:szCs w:val="21"/>
        </w:rPr>
      </w:pPr>
      <w:bookmarkStart w:id="627" w:name="_Ref107336537"/>
      <w:r w:rsidRPr="00C77C4C">
        <w:rPr>
          <w:rFonts w:eastAsiaTheme="minorHAnsi" w:cs="Arial"/>
          <w:color w:val="222222"/>
          <w:sz w:val="20"/>
          <w:szCs w:val="20"/>
          <w:shd w:val="clear" w:color="auto" w:fill="FFFFFF"/>
        </w:rPr>
        <w:t>Kimura K, Kimura T, Ishihara M, et al. JCS 2018 guideline on diagnosis and treatment of acute coronary syndrome[J]. Circulation Journal, 2019, 83(5): 1085-1196.</w:t>
      </w:r>
      <w:bookmarkEnd w:id="627"/>
    </w:p>
    <w:p w14:paraId="107879F1" w14:textId="2D02B3C0" w:rsidR="00D023EA" w:rsidRPr="00D023EA" w:rsidRDefault="00D023EA" w:rsidP="00D73FAD">
      <w:pPr>
        <w:pStyle w:val="aa"/>
        <w:numPr>
          <w:ilvl w:val="0"/>
          <w:numId w:val="5"/>
        </w:numPr>
        <w:ind w:firstLineChars="0"/>
        <w:rPr>
          <w:rFonts w:eastAsiaTheme="minorHAnsi"/>
          <w:color w:val="000000" w:themeColor="text1"/>
          <w:szCs w:val="21"/>
        </w:rPr>
      </w:pPr>
      <w:bookmarkStart w:id="628" w:name="_Ref108025117"/>
      <w:r w:rsidRPr="00D023EA">
        <w:rPr>
          <w:rFonts w:eastAsiaTheme="minorHAnsi" w:cs="Arial"/>
          <w:color w:val="222222"/>
          <w:sz w:val="20"/>
          <w:szCs w:val="20"/>
          <w:shd w:val="clear" w:color="auto" w:fill="FFFFFF"/>
        </w:rPr>
        <w:t xml:space="preserve">Jun M, Cheng G, </w:t>
      </w:r>
      <w:proofErr w:type="spellStart"/>
      <w:r w:rsidRPr="00D023EA">
        <w:rPr>
          <w:rFonts w:eastAsiaTheme="minorHAnsi" w:cs="Arial"/>
          <w:color w:val="222222"/>
          <w:sz w:val="20"/>
          <w:szCs w:val="20"/>
          <w:shd w:val="clear" w:color="auto" w:fill="FFFFFF"/>
        </w:rPr>
        <w:t>Yixin</w:t>
      </w:r>
      <w:proofErr w:type="spellEnd"/>
      <w:r w:rsidRPr="00D023EA">
        <w:rPr>
          <w:rFonts w:eastAsiaTheme="minorHAnsi" w:cs="Arial"/>
          <w:color w:val="222222"/>
          <w:sz w:val="20"/>
          <w:szCs w:val="20"/>
          <w:shd w:val="clear" w:color="auto" w:fill="FFFFFF"/>
        </w:rPr>
        <w:t xml:space="preserve"> W, et al. COVID-19 CT lung and infection segmentation dataset[J]. 2020.</w:t>
      </w:r>
      <w:bookmarkEnd w:id="628"/>
    </w:p>
    <w:p w14:paraId="05764696" w14:textId="77777777" w:rsidR="00930BBE" w:rsidRPr="008B3BF9" w:rsidRDefault="00930BBE" w:rsidP="00D06E2D">
      <w:pPr>
        <w:rPr>
          <w:rFonts w:eastAsiaTheme="minorHAnsi"/>
          <w:color w:val="000000" w:themeColor="text1"/>
          <w:szCs w:val="21"/>
        </w:rPr>
      </w:pPr>
    </w:p>
    <w:sectPr w:rsidR="00930BBE" w:rsidRPr="008B3BF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卢 芳芳" w:date="2022-08-05T23:06:00Z" w:initials="卢">
    <w:p w14:paraId="0965A8AE" w14:textId="47C8C400" w:rsidR="00F934CB" w:rsidRDefault="00F934CB">
      <w:pPr>
        <w:pStyle w:val="ae"/>
      </w:pPr>
      <w:r>
        <w:rPr>
          <w:rStyle w:val="ad"/>
        </w:rPr>
        <w:annotationRef/>
      </w:r>
      <w:r>
        <w:rPr>
          <w:rFonts w:hint="eastAsia"/>
        </w:rPr>
        <w:t>只是跟手动分割比较还不够，要说一下现有的Unet模型及其变种存在的问题，然后说本文提出一种新的方法</w:t>
      </w:r>
    </w:p>
  </w:comment>
  <w:comment w:id="5" w:author="卢 芳芳" w:date="2022-07-07T08:09:00Z" w:initials="卢">
    <w:p w14:paraId="07AAA744" w14:textId="4C04A7FE" w:rsidR="00121A1D" w:rsidRDefault="00121A1D">
      <w:pPr>
        <w:pStyle w:val="ae"/>
      </w:pPr>
      <w:r>
        <w:rPr>
          <w:rStyle w:val="ad"/>
        </w:rPr>
        <w:annotationRef/>
      </w:r>
      <w:r>
        <w:rPr>
          <w:rFonts w:hint="eastAsia"/>
        </w:rPr>
        <w:t>先写全称，括号里写缩写</w:t>
      </w:r>
    </w:p>
  </w:comment>
  <w:comment w:id="6" w:author="卢 芳芳" w:date="2022-07-07T08:14:00Z" w:initials="卢">
    <w:p w14:paraId="45378309" w14:textId="013A5D03" w:rsidR="00121A1D" w:rsidRDefault="00121A1D">
      <w:pPr>
        <w:pStyle w:val="ae"/>
      </w:pPr>
      <w:r>
        <w:rPr>
          <w:rStyle w:val="ad"/>
        </w:rPr>
        <w:annotationRef/>
      </w:r>
      <w:r>
        <w:rPr>
          <w:rFonts w:hint="eastAsia"/>
        </w:rPr>
        <w:t>数据可以再更新一下</w:t>
      </w:r>
    </w:p>
  </w:comment>
  <w:comment w:id="33" w:author="卢 芳芳" w:date="2022-07-07T08:24:00Z" w:initials="卢">
    <w:p w14:paraId="4447117C" w14:textId="03B2BF99" w:rsidR="004D1118" w:rsidRDefault="004D1118">
      <w:pPr>
        <w:pStyle w:val="ae"/>
      </w:pPr>
      <w:r>
        <w:rPr>
          <w:rStyle w:val="ad"/>
        </w:rPr>
        <w:annotationRef/>
      </w:r>
      <w:r>
        <w:rPr>
          <w:rFonts w:hint="eastAsia"/>
        </w:rPr>
        <w:t>添加参考文献引用</w:t>
      </w:r>
    </w:p>
  </w:comment>
  <w:comment w:id="35" w:author="卢 芳芳" w:date="2022-07-11T07:36:00Z" w:initials="卢">
    <w:p w14:paraId="38824B7E" w14:textId="6AD5FAE7" w:rsidR="00F14044" w:rsidRDefault="00F14044">
      <w:pPr>
        <w:pStyle w:val="ae"/>
      </w:pPr>
      <w:r>
        <w:rPr>
          <w:rStyle w:val="ad"/>
        </w:rPr>
        <w:annotationRef/>
      </w:r>
      <w:r>
        <w:rPr>
          <w:rFonts w:hint="eastAsia"/>
        </w:rPr>
        <w:t>这段综述不够全面，最近几年提出了大量的新冠的文章和算法，特别是近3年的</w:t>
      </w:r>
    </w:p>
  </w:comment>
  <w:comment w:id="112" w:author="卢 芳芳" w:date="2022-08-05T23:14:00Z" w:initials="卢">
    <w:p w14:paraId="5A8C0901" w14:textId="355E6998" w:rsidR="00E53A36" w:rsidRDefault="00E53A36">
      <w:pPr>
        <w:pStyle w:val="ae"/>
      </w:pPr>
      <w:r>
        <w:rPr>
          <w:rStyle w:val="ad"/>
        </w:rPr>
        <w:annotationRef/>
      </w:r>
      <w:r>
        <w:rPr>
          <w:rFonts w:hint="eastAsia"/>
        </w:rPr>
        <w:t>参考文献引用</w:t>
      </w:r>
    </w:p>
  </w:comment>
  <w:comment w:id="122" w:author="卢 芳芳" w:date="2022-07-11T07:48:00Z" w:initials="卢">
    <w:p w14:paraId="32329E83" w14:textId="0800284E" w:rsidR="002A35B5" w:rsidRDefault="002A35B5">
      <w:pPr>
        <w:pStyle w:val="ae"/>
      </w:pPr>
      <w:r>
        <w:rPr>
          <w:rStyle w:val="ad"/>
        </w:rPr>
        <w:annotationRef/>
      </w:r>
      <w:r>
        <w:rPr>
          <w:rFonts w:hint="eastAsia"/>
        </w:rPr>
        <w:t>综述也不够。上面介绍边缘检测的内容太多，实际的综述太少。补充</w:t>
      </w:r>
    </w:p>
  </w:comment>
  <w:comment w:id="135" w:author="卢 芳芳" w:date="2022-07-11T08:02:00Z" w:initials="卢">
    <w:p w14:paraId="2492DA17" w14:textId="6A648C8F" w:rsidR="000C0BAA" w:rsidRDefault="000C0BAA">
      <w:pPr>
        <w:pStyle w:val="ae"/>
      </w:pPr>
      <w:r>
        <w:rPr>
          <w:rStyle w:val="ad"/>
        </w:rPr>
        <w:annotationRef/>
      </w:r>
      <w:r>
        <w:rPr>
          <w:rFonts w:hint="eastAsia"/>
        </w:rPr>
        <w:t>综述的文献太少，不够全面。</w:t>
      </w:r>
    </w:p>
  </w:comment>
  <w:comment w:id="182" w:author="卢 芳芳" w:date="2022-07-11T17:10:00Z" w:initials="卢">
    <w:p w14:paraId="58356D22" w14:textId="72BAAF22" w:rsidR="00C74C53" w:rsidRDefault="00C74C53">
      <w:pPr>
        <w:pStyle w:val="ae"/>
      </w:pPr>
      <w:r>
        <w:rPr>
          <w:rStyle w:val="ad"/>
        </w:rPr>
        <w:annotationRef/>
      </w:r>
      <w:r>
        <w:rPr>
          <w:rFonts w:hint="eastAsia"/>
        </w:rPr>
        <w:t>只是用不同的箭头颜色来表示不同的操作，可读性效果不是很好</w:t>
      </w:r>
    </w:p>
  </w:comment>
  <w:comment w:id="191" w:author="卢 芳芳" w:date="2022-07-11T15:17:00Z" w:initials="卢">
    <w:p w14:paraId="6DF73934" w14:textId="3D868E40" w:rsidR="00D03C29" w:rsidRDefault="00D03C29">
      <w:pPr>
        <w:pStyle w:val="ae"/>
      </w:pPr>
      <w:r>
        <w:rPr>
          <w:rStyle w:val="ad"/>
        </w:rPr>
        <w:annotationRef/>
      </w:r>
      <w:r>
        <w:rPr>
          <w:rFonts w:hint="eastAsia"/>
        </w:rPr>
        <w:t>这些字母要完全与公式1保持一直，包括斜体，大小写等</w:t>
      </w:r>
    </w:p>
  </w:comment>
  <w:comment w:id="210" w:author="卢 芳芳" w:date="2022-07-11T15:21:00Z" w:initials="卢">
    <w:p w14:paraId="29CD65F9" w14:textId="1FED9722" w:rsidR="00D03C29" w:rsidRDefault="00D03C29">
      <w:pPr>
        <w:pStyle w:val="ae"/>
      </w:pPr>
      <w:r>
        <w:rPr>
          <w:rStyle w:val="ad"/>
        </w:rPr>
        <w:annotationRef/>
      </w:r>
      <w:r>
        <w:rPr>
          <w:rFonts w:hint="eastAsia"/>
        </w:rPr>
        <w:t>在同一篇文章里，同一个字母g只能表示一个意思，不能在公式1里表示高斯滤波，在公式2表示方向梯度。其他字母也一样</w:t>
      </w:r>
    </w:p>
  </w:comment>
  <w:comment w:id="217" w:author="卢 芳芳" w:date="2022-08-05T23:19:00Z" w:initials="卢">
    <w:p w14:paraId="412951B4" w14:textId="55E64C65" w:rsidR="004942CF" w:rsidRDefault="004942CF">
      <w:pPr>
        <w:pStyle w:val="ae"/>
      </w:pPr>
      <w:r>
        <w:rPr>
          <w:rStyle w:val="ad"/>
        </w:rPr>
        <w:annotationRef/>
      </w:r>
      <w:r>
        <w:rPr>
          <w:rFonts w:hint="eastAsia"/>
        </w:rPr>
        <w:t>这个图右半部分还是没有标注特征的尺寸信息</w:t>
      </w:r>
    </w:p>
  </w:comment>
  <w:comment w:id="219" w:author="卢 芳芳" w:date="2022-07-11T17:10:00Z" w:initials="卢">
    <w:p w14:paraId="74D24471" w14:textId="449531D7" w:rsidR="00C74C53" w:rsidRDefault="00C74C53">
      <w:pPr>
        <w:pStyle w:val="ae"/>
      </w:pPr>
      <w:r>
        <w:rPr>
          <w:rStyle w:val="ad"/>
        </w:rPr>
        <w:annotationRef/>
      </w:r>
      <w:r>
        <w:rPr>
          <w:rFonts w:hint="eastAsia"/>
        </w:rPr>
        <w:t>只是用不同的箭头颜色来表示不同的操作，可读性效果不是很好</w:t>
      </w:r>
    </w:p>
  </w:comment>
  <w:comment w:id="220" w:author="卢 芳芳" w:date="2022-07-11T15:24:00Z" w:initials="卢">
    <w:p w14:paraId="0C85CBBB" w14:textId="707FE75D" w:rsidR="00922768" w:rsidRDefault="00922768">
      <w:pPr>
        <w:pStyle w:val="ae"/>
      </w:pPr>
      <w:r>
        <w:rPr>
          <w:rStyle w:val="ad"/>
        </w:rPr>
        <w:annotationRef/>
      </w:r>
      <w:r>
        <w:rPr>
          <w:rFonts w:hint="eastAsia"/>
        </w:rPr>
        <w:t>字号太小，线太细</w:t>
      </w:r>
    </w:p>
  </w:comment>
  <w:comment w:id="223" w:author="卢 芳芳" w:date="2022-08-05T23:21:00Z" w:initials="卢">
    <w:p w14:paraId="3E14A28B" w14:textId="557B3313" w:rsidR="004942CF" w:rsidRDefault="004942CF">
      <w:pPr>
        <w:pStyle w:val="ae"/>
      </w:pPr>
      <w:r>
        <w:rPr>
          <w:rStyle w:val="ad"/>
        </w:rPr>
        <w:annotationRef/>
      </w:r>
      <w:r>
        <w:rPr>
          <w:rFonts w:hint="eastAsia"/>
        </w:rPr>
        <w:t>缺</w:t>
      </w:r>
      <w:r w:rsidR="00735F27">
        <w:rPr>
          <w:rFonts w:hint="eastAsia"/>
        </w:rPr>
        <w:t>各个</w:t>
      </w:r>
      <w:r>
        <w:rPr>
          <w:rFonts w:hint="eastAsia"/>
        </w:rPr>
        <w:t>特征的尺寸信息</w:t>
      </w:r>
    </w:p>
  </w:comment>
  <w:comment w:id="225" w:author="卢 芳芳" w:date="2022-07-11T17:09:00Z" w:initials="卢">
    <w:p w14:paraId="5007E137" w14:textId="5B9F8554" w:rsidR="00C74C53" w:rsidRDefault="00C74C53">
      <w:pPr>
        <w:pStyle w:val="ae"/>
      </w:pPr>
      <w:r>
        <w:rPr>
          <w:rStyle w:val="ad"/>
        </w:rPr>
        <w:annotationRef/>
      </w:r>
      <w:r>
        <w:rPr>
          <w:rFonts w:hint="eastAsia"/>
        </w:rPr>
        <w:t>只是用不同的箭头颜色来表示不同的操作，可读性效果不是很好</w:t>
      </w:r>
    </w:p>
  </w:comment>
  <w:comment w:id="226" w:author="卢 芳芳" w:date="2022-07-11T15:25:00Z" w:initials="卢">
    <w:p w14:paraId="2852955D" w14:textId="18F9C1CE" w:rsidR="00922768" w:rsidRDefault="00922768">
      <w:pPr>
        <w:pStyle w:val="ae"/>
      </w:pPr>
      <w:r>
        <w:rPr>
          <w:rStyle w:val="ad"/>
        </w:rPr>
        <w:annotationRef/>
      </w:r>
      <w:r>
        <w:rPr>
          <w:rFonts w:hint="eastAsia"/>
        </w:rPr>
        <w:t>字号太小，线太细</w:t>
      </w:r>
    </w:p>
  </w:comment>
  <w:comment w:id="228" w:author="卢 芳芳" w:date="2022-07-11T17:04:00Z" w:initials="卢">
    <w:p w14:paraId="5AD7B6A6" w14:textId="2474F818" w:rsidR="007E6FF2" w:rsidRDefault="007E6FF2">
      <w:pPr>
        <w:pStyle w:val="ae"/>
      </w:pPr>
      <w:r>
        <w:rPr>
          <w:rStyle w:val="ad"/>
        </w:rPr>
        <w:annotationRef/>
      </w:r>
      <w:r>
        <w:rPr>
          <w:rFonts w:hint="eastAsia"/>
        </w:rPr>
        <w:t>具体什么信息</w:t>
      </w:r>
    </w:p>
  </w:comment>
  <w:comment w:id="229" w:author="卢 芳芳" w:date="2022-07-11T17:06:00Z" w:initials="卢">
    <w:p w14:paraId="1D0BFED2" w14:textId="3829A20B" w:rsidR="007E6FF2" w:rsidRDefault="007E6FF2">
      <w:pPr>
        <w:pStyle w:val="ae"/>
      </w:pPr>
      <w:r>
        <w:rPr>
          <w:rStyle w:val="ad"/>
        </w:rPr>
        <w:annotationRef/>
      </w:r>
      <w:r>
        <w:rPr>
          <w:rFonts w:hint="eastAsia"/>
        </w:rPr>
        <w:t>F，M等在图2标注出来</w:t>
      </w:r>
    </w:p>
  </w:comment>
  <w:comment w:id="230" w:author="卢 芳芳" w:date="2022-07-11T17:11:00Z" w:initials="卢">
    <w:p w14:paraId="6A8AB5F6" w14:textId="540787F9" w:rsidR="008B76A4" w:rsidRDefault="008B76A4">
      <w:pPr>
        <w:pStyle w:val="ae"/>
      </w:pPr>
      <w:r>
        <w:rPr>
          <w:rStyle w:val="ad"/>
        </w:rPr>
        <w:annotationRef/>
      </w:r>
      <w:r>
        <w:rPr>
          <w:rFonts w:hint="eastAsia"/>
        </w:rPr>
        <w:t>这段文字描述与图2对应不上</w:t>
      </w:r>
    </w:p>
  </w:comment>
  <w:comment w:id="239" w:author="卢 芳芳" w:date="2022-07-11T17:14:00Z" w:initials="卢">
    <w:p w14:paraId="360D822F" w14:textId="56DF4954" w:rsidR="00AF24E8" w:rsidRDefault="00AF24E8">
      <w:pPr>
        <w:pStyle w:val="ae"/>
      </w:pPr>
      <w:r>
        <w:rPr>
          <w:rStyle w:val="ad"/>
        </w:rPr>
        <w:annotationRef/>
      </w:r>
      <w:r>
        <w:rPr>
          <w:rFonts w:hint="eastAsia"/>
        </w:rPr>
        <w:t>与公式3对不上</w:t>
      </w:r>
    </w:p>
  </w:comment>
  <w:comment w:id="252" w:author="卢 芳芳" w:date="2022-07-11T17:13:00Z" w:initials="卢">
    <w:p w14:paraId="14C00A79" w14:textId="1231C513" w:rsidR="00AF24E8" w:rsidRDefault="00AF24E8">
      <w:pPr>
        <w:pStyle w:val="ae"/>
      </w:pPr>
      <w:r>
        <w:rPr>
          <w:rStyle w:val="ad"/>
        </w:rPr>
        <w:annotationRef/>
      </w:r>
      <w:r>
        <w:rPr>
          <w:rFonts w:hint="eastAsia"/>
        </w:rPr>
        <w:t>这个不是x的转置</w:t>
      </w:r>
    </w:p>
  </w:comment>
  <w:comment w:id="266" w:author="卢 芳芳" w:date="2022-07-11T17:28:00Z" w:initials="卢">
    <w:p w14:paraId="4B2DF1F2" w14:textId="1FE7A761" w:rsidR="00860829" w:rsidRDefault="00860829" w:rsidP="00860829">
      <w:pPr>
        <w:pStyle w:val="ae"/>
      </w:pPr>
      <w:r>
        <w:rPr>
          <w:rStyle w:val="ad"/>
        </w:rPr>
        <w:annotationRef/>
      </w:r>
      <w:r>
        <w:rPr>
          <w:rFonts w:hint="eastAsia"/>
        </w:rPr>
        <w:t>这些字母要完全与公式</w:t>
      </w:r>
      <w:r>
        <w:rPr>
          <w:rFonts w:hint="eastAsia"/>
          <w:noProof/>
        </w:rPr>
        <w:t>7</w:t>
      </w:r>
      <w:r>
        <w:rPr>
          <w:rFonts w:hint="eastAsia"/>
        </w:rPr>
        <w:t>保持一直，包括斜体，大小写等</w:t>
      </w:r>
    </w:p>
    <w:p w14:paraId="2ACC938F" w14:textId="3CA7BA7D" w:rsidR="00860829" w:rsidRDefault="00860829">
      <w:pPr>
        <w:pStyle w:val="ae"/>
      </w:pPr>
    </w:p>
  </w:comment>
  <w:comment w:id="274" w:author="卢 芳芳" w:date="2022-07-11T17:33:00Z" w:initials="卢">
    <w:p w14:paraId="4B57238D" w14:textId="49F06494" w:rsidR="005D49BE" w:rsidRDefault="005D49BE">
      <w:pPr>
        <w:pStyle w:val="ae"/>
      </w:pPr>
      <w:r>
        <w:rPr>
          <w:rStyle w:val="ad"/>
        </w:rPr>
        <w:annotationRef/>
      </w:r>
      <w:r>
        <w:rPr>
          <w:rFonts w:hint="eastAsia"/>
          <w:noProof/>
        </w:rPr>
        <w:t>这个公式怎么就跟图3</w:t>
      </w:r>
      <w:r>
        <w:rPr>
          <w:noProof/>
        </w:rPr>
        <w:t>等价</w:t>
      </w:r>
      <w:r>
        <w:rPr>
          <w:rFonts w:hint="eastAsia"/>
          <w:noProof/>
        </w:rPr>
        <w:t>了？</w:t>
      </w:r>
    </w:p>
  </w:comment>
  <w:comment w:id="475" w:author="卢 芳芳" w:date="2022-07-11T19:08:00Z" w:initials="卢">
    <w:p w14:paraId="40B79D36" w14:textId="3CCD5B0B" w:rsidR="00CE2608" w:rsidRDefault="00CE2608">
      <w:pPr>
        <w:pStyle w:val="ae"/>
      </w:pPr>
      <w:r>
        <w:rPr>
          <w:rStyle w:val="ad"/>
        </w:rPr>
        <w:annotationRef/>
      </w:r>
      <w:r>
        <w:rPr>
          <w:rFonts w:hint="eastAsia"/>
          <w:noProof/>
        </w:rPr>
        <w:t>这部分要说明损失函数。否则你后面的实验分析没有依据</w:t>
      </w:r>
    </w:p>
  </w:comment>
  <w:comment w:id="480" w:author="卢 芳芳" w:date="2022-07-11T17:36:00Z" w:initials="卢">
    <w:p w14:paraId="7D26A013" w14:textId="3F285E63" w:rsidR="002A7E17" w:rsidRDefault="002A7E17">
      <w:pPr>
        <w:pStyle w:val="ae"/>
      </w:pPr>
      <w:r>
        <w:rPr>
          <w:rStyle w:val="ad"/>
        </w:rPr>
        <w:annotationRef/>
      </w:r>
      <w:r>
        <w:rPr>
          <w:rFonts w:hint="eastAsia"/>
          <w:noProof/>
        </w:rPr>
        <w:t>对比的算法不够多，为什么选的这3</w:t>
      </w:r>
      <w:r>
        <w:rPr>
          <w:noProof/>
        </w:rPr>
        <w:t>个</w:t>
      </w:r>
      <w:r>
        <w:rPr>
          <w:rFonts w:hint="eastAsia"/>
          <w:noProof/>
        </w:rPr>
        <w:t>？</w:t>
      </w:r>
    </w:p>
  </w:comment>
  <w:comment w:id="489" w:author="卢 芳芳" w:date="2022-07-11T19:01:00Z" w:initials="卢">
    <w:p w14:paraId="739BF09F" w14:textId="35F6F2F7" w:rsidR="002A01A9" w:rsidRDefault="002A01A9">
      <w:pPr>
        <w:pStyle w:val="ae"/>
      </w:pPr>
      <w:r>
        <w:rPr>
          <w:rStyle w:val="ad"/>
        </w:rPr>
        <w:annotationRef/>
      </w:r>
      <w:r>
        <w:rPr>
          <w:rFonts w:hint="eastAsia"/>
          <w:noProof/>
        </w:rPr>
        <w:t>最高的性能指标，要加粗</w:t>
      </w:r>
    </w:p>
  </w:comment>
  <w:comment w:id="529" w:author="卢 芳芳" w:date="2022-07-11T21:57:00Z" w:initials="卢">
    <w:p w14:paraId="09EE9DF7" w14:textId="58EFA524" w:rsidR="007022C9" w:rsidRDefault="007022C9">
      <w:pPr>
        <w:pStyle w:val="ae"/>
      </w:pPr>
      <w:r>
        <w:rPr>
          <w:rStyle w:val="ad"/>
        </w:rPr>
        <w:annotationRef/>
      </w:r>
      <w:r>
        <w:rPr>
          <w:rFonts w:hint="eastAsia"/>
          <w:noProof/>
        </w:rPr>
        <w:t>与下文A</w:t>
      </w:r>
      <w:r>
        <w:rPr>
          <w:noProof/>
        </w:rPr>
        <w:t>中</w:t>
      </w:r>
      <w:r>
        <w:rPr>
          <w:rFonts w:hint="eastAsia"/>
          <w:noProof/>
        </w:rPr>
        <w:t>列的损失函数对不上</w:t>
      </w:r>
    </w:p>
  </w:comment>
  <w:comment w:id="538" w:author="卢 芳芳" w:date="2022-07-11T21:53:00Z" w:initials="卢">
    <w:p w14:paraId="32C3710D" w14:textId="1EABE812" w:rsidR="007022C9" w:rsidRDefault="007022C9">
      <w:pPr>
        <w:pStyle w:val="ae"/>
      </w:pPr>
      <w:r>
        <w:rPr>
          <w:rStyle w:val="ad"/>
        </w:rPr>
        <w:annotationRef/>
      </w:r>
      <w:r>
        <w:rPr>
          <w:rFonts w:hint="eastAsia"/>
          <w:noProof/>
        </w:rPr>
        <w:t>改成GT，与图4</w:t>
      </w:r>
      <w:r>
        <w:rPr>
          <w:noProof/>
        </w:rPr>
        <w:t>保持</w:t>
      </w:r>
      <w:r>
        <w:rPr>
          <w:rFonts w:hint="eastAsia"/>
          <w:noProof/>
        </w:rPr>
        <w:t>一致</w:t>
      </w:r>
    </w:p>
  </w:comment>
  <w:comment w:id="535" w:author="卢 芳芳" w:date="2022-07-11T21:54:00Z" w:initials="卢">
    <w:p w14:paraId="587A13C6" w14:textId="588A0642" w:rsidR="007022C9" w:rsidRDefault="007022C9">
      <w:pPr>
        <w:pStyle w:val="ae"/>
      </w:pPr>
      <w:r>
        <w:rPr>
          <w:rStyle w:val="ad"/>
        </w:rPr>
        <w:annotationRef/>
      </w:r>
      <w:r>
        <w:rPr>
          <w:rFonts w:hint="eastAsia"/>
          <w:noProof/>
        </w:rPr>
        <w:t>每一行要标注子图编号（a</w:t>
      </w:r>
      <w:r>
        <w:rPr>
          <w:noProof/>
        </w:rPr>
        <w:t>)(b)(c)(d),分别</w:t>
      </w:r>
      <w:r>
        <w:rPr>
          <w:rFonts w:hint="eastAsia"/>
          <w:noProof/>
        </w:rPr>
        <w:t>对应哪种损失函数</w:t>
      </w:r>
    </w:p>
  </w:comment>
  <w:comment w:id="539" w:author="卢 芳芳" w:date="2022-07-11T21:59:00Z" w:initials="卢">
    <w:p w14:paraId="0E479C7B" w14:textId="6DBB11A6" w:rsidR="0016573B" w:rsidRDefault="0016573B">
      <w:pPr>
        <w:pStyle w:val="ae"/>
      </w:pPr>
      <w:r>
        <w:rPr>
          <w:rStyle w:val="ad"/>
        </w:rPr>
        <w:annotationRef/>
      </w:r>
      <w:r>
        <w:rPr>
          <w:rFonts w:hint="eastAsia"/>
          <w:noProof/>
        </w:rPr>
        <w:t>标注有误？</w:t>
      </w:r>
    </w:p>
  </w:comment>
  <w:comment w:id="561" w:author="卢 芳芳" w:date="2022-07-11T21:55:00Z" w:initials="卢">
    <w:p w14:paraId="53562613" w14:textId="493D30A0" w:rsidR="007022C9" w:rsidRDefault="007022C9">
      <w:pPr>
        <w:pStyle w:val="ae"/>
      </w:pPr>
      <w:r>
        <w:rPr>
          <w:rStyle w:val="ad"/>
        </w:rPr>
        <w:annotationRef/>
      </w:r>
      <w:r>
        <w:rPr>
          <w:rFonts w:hint="eastAsia"/>
          <w:noProof/>
        </w:rPr>
        <w:t>哪列是SMA-Net？</w:t>
      </w:r>
    </w:p>
  </w:comment>
  <w:comment w:id="530" w:author="卢 芳芳" w:date="2022-07-11T19:18:00Z" w:initials="卢">
    <w:p w14:paraId="027835FC" w14:textId="1579DC15" w:rsidR="001818C9" w:rsidRDefault="001818C9">
      <w:pPr>
        <w:pStyle w:val="ae"/>
      </w:pPr>
      <w:r>
        <w:rPr>
          <w:rStyle w:val="ad"/>
        </w:rPr>
        <w:annotationRef/>
      </w:r>
      <w:r>
        <w:rPr>
          <w:rFonts w:hint="eastAsia"/>
          <w:noProof/>
        </w:rPr>
        <w:t>损失函数放前面去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65A8AE" w15:done="0"/>
  <w15:commentEx w15:paraId="07AAA744" w15:done="0"/>
  <w15:commentEx w15:paraId="45378309" w15:done="0"/>
  <w15:commentEx w15:paraId="4447117C" w15:done="0"/>
  <w15:commentEx w15:paraId="38824B7E" w15:done="0"/>
  <w15:commentEx w15:paraId="5A8C0901" w15:done="0"/>
  <w15:commentEx w15:paraId="32329E83" w15:done="0"/>
  <w15:commentEx w15:paraId="2492DA17" w15:done="0"/>
  <w15:commentEx w15:paraId="58356D22" w15:done="0"/>
  <w15:commentEx w15:paraId="6DF73934" w15:done="0"/>
  <w15:commentEx w15:paraId="29CD65F9" w15:done="0"/>
  <w15:commentEx w15:paraId="412951B4" w15:done="0"/>
  <w15:commentEx w15:paraId="74D24471" w15:done="0"/>
  <w15:commentEx w15:paraId="0C85CBBB" w15:done="0"/>
  <w15:commentEx w15:paraId="3E14A28B" w15:done="0"/>
  <w15:commentEx w15:paraId="5007E137" w15:done="0"/>
  <w15:commentEx w15:paraId="2852955D" w15:done="0"/>
  <w15:commentEx w15:paraId="5AD7B6A6" w15:done="0"/>
  <w15:commentEx w15:paraId="1D0BFED2" w15:done="0"/>
  <w15:commentEx w15:paraId="6A8AB5F6" w15:done="0"/>
  <w15:commentEx w15:paraId="360D822F" w15:done="0"/>
  <w15:commentEx w15:paraId="14C00A79" w15:done="0"/>
  <w15:commentEx w15:paraId="2ACC938F" w15:done="0"/>
  <w15:commentEx w15:paraId="4B57238D" w15:done="0"/>
  <w15:commentEx w15:paraId="40B79D36" w15:done="0"/>
  <w15:commentEx w15:paraId="7D26A013" w15:done="0"/>
  <w15:commentEx w15:paraId="739BF09F" w15:done="0"/>
  <w15:commentEx w15:paraId="09EE9DF7" w15:done="0"/>
  <w15:commentEx w15:paraId="32C3710D" w15:done="0"/>
  <w15:commentEx w15:paraId="587A13C6" w15:done="0"/>
  <w15:commentEx w15:paraId="0E479C7B" w15:done="0"/>
  <w15:commentEx w15:paraId="53562613" w15:done="0"/>
  <w15:commentEx w15:paraId="027835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820DC" w16cex:dateUtc="2022-08-05T15:06:00Z"/>
  <w16cex:commentExtensible w16cex:durableId="26711335" w16cex:dateUtc="2022-07-07T00:09:00Z"/>
  <w16cex:commentExtensible w16cex:durableId="2671145E" w16cex:dateUtc="2022-07-07T00:14:00Z"/>
  <w16cex:commentExtensible w16cex:durableId="267116BF" w16cex:dateUtc="2022-07-07T00:24:00Z"/>
  <w16cex:commentExtensible w16cex:durableId="2676519A" w16cex:dateUtc="2022-07-10T23:36:00Z"/>
  <w16cex:commentExtensible w16cex:durableId="269822C5" w16cex:dateUtc="2022-08-05T15:14:00Z"/>
  <w16cex:commentExtensible w16cex:durableId="2676543E" w16cex:dateUtc="2022-07-10T23:48:00Z"/>
  <w16cex:commentExtensible w16cex:durableId="267657B2" w16cex:dateUtc="2022-07-11T00:02:00Z"/>
  <w16cex:commentExtensible w16cex:durableId="2676D808" w16cex:dateUtc="2022-07-11T09:10:00Z"/>
  <w16cex:commentExtensible w16cex:durableId="2676BD83" w16cex:dateUtc="2022-07-11T07:17:00Z"/>
  <w16cex:commentExtensible w16cex:durableId="2676BE7B" w16cex:dateUtc="2022-07-11T07:21:00Z"/>
  <w16cex:commentExtensible w16cex:durableId="269823F9" w16cex:dateUtc="2022-08-05T15:19:00Z"/>
  <w16cex:commentExtensible w16cex:durableId="2676D7FF" w16cex:dateUtc="2022-07-11T09:10:00Z"/>
  <w16cex:commentExtensible w16cex:durableId="2676BF40" w16cex:dateUtc="2022-07-11T07:24:00Z"/>
  <w16cex:commentExtensible w16cex:durableId="26982468" w16cex:dateUtc="2022-08-05T15:21:00Z"/>
  <w16cex:commentExtensible w16cex:durableId="2676D7C0" w16cex:dateUtc="2022-07-11T09:09:00Z"/>
  <w16cex:commentExtensible w16cex:durableId="2676BF7F" w16cex:dateUtc="2022-07-11T07:25:00Z"/>
  <w16cex:commentExtensible w16cex:durableId="2676D68C" w16cex:dateUtc="2022-07-11T09:04:00Z"/>
  <w16cex:commentExtensible w16cex:durableId="2676D705" w16cex:dateUtc="2022-07-11T09:06:00Z"/>
  <w16cex:commentExtensible w16cex:durableId="2676D824" w16cex:dateUtc="2022-07-11T09:11:00Z"/>
  <w16cex:commentExtensible w16cex:durableId="2676D8E5" w16cex:dateUtc="2022-07-11T09:14:00Z"/>
  <w16cex:commentExtensible w16cex:durableId="2676D8BC" w16cex:dateUtc="2022-07-11T09:13:00Z"/>
  <w16cex:commentExtensible w16cex:durableId="2676DC28" w16cex:dateUtc="2022-07-11T09:28:00Z"/>
  <w16cex:commentExtensible w16cex:durableId="2676DD63" w16cex:dateUtc="2022-07-11T09:33:00Z"/>
  <w16cex:commentExtensible w16cex:durableId="2676F3A9" w16cex:dateUtc="2022-07-11T11:08:00Z"/>
  <w16cex:commentExtensible w16cex:durableId="2676DE0A" w16cex:dateUtc="2022-07-11T09:36:00Z"/>
  <w16cex:commentExtensible w16cex:durableId="2676F20C" w16cex:dateUtc="2022-07-11T11:01:00Z"/>
  <w16cex:commentExtensible w16cex:durableId="26771B2F" w16cex:dateUtc="2022-07-11T13:57:00Z"/>
  <w16cex:commentExtensible w16cex:durableId="26771A52" w16cex:dateUtc="2022-07-11T13:53:00Z"/>
  <w16cex:commentExtensible w16cex:durableId="26771A84" w16cex:dateUtc="2022-07-11T13:54:00Z"/>
  <w16cex:commentExtensible w16cex:durableId="26771BAA" w16cex:dateUtc="2022-07-11T13:59:00Z"/>
  <w16cex:commentExtensible w16cex:durableId="26771AD8" w16cex:dateUtc="2022-07-11T13:55:00Z"/>
  <w16cex:commentExtensible w16cex:durableId="2676F621" w16cex:dateUtc="2022-07-11T11: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65A8AE" w16cid:durableId="269820DC"/>
  <w16cid:commentId w16cid:paraId="07AAA744" w16cid:durableId="26711335"/>
  <w16cid:commentId w16cid:paraId="45378309" w16cid:durableId="2671145E"/>
  <w16cid:commentId w16cid:paraId="4447117C" w16cid:durableId="267116BF"/>
  <w16cid:commentId w16cid:paraId="38824B7E" w16cid:durableId="2676519A"/>
  <w16cid:commentId w16cid:paraId="5A8C0901" w16cid:durableId="269822C5"/>
  <w16cid:commentId w16cid:paraId="32329E83" w16cid:durableId="2676543E"/>
  <w16cid:commentId w16cid:paraId="2492DA17" w16cid:durableId="267657B2"/>
  <w16cid:commentId w16cid:paraId="58356D22" w16cid:durableId="2676D808"/>
  <w16cid:commentId w16cid:paraId="6DF73934" w16cid:durableId="2676BD83"/>
  <w16cid:commentId w16cid:paraId="29CD65F9" w16cid:durableId="2676BE7B"/>
  <w16cid:commentId w16cid:paraId="412951B4" w16cid:durableId="269823F9"/>
  <w16cid:commentId w16cid:paraId="74D24471" w16cid:durableId="2676D7FF"/>
  <w16cid:commentId w16cid:paraId="0C85CBBB" w16cid:durableId="2676BF40"/>
  <w16cid:commentId w16cid:paraId="3E14A28B" w16cid:durableId="26982468"/>
  <w16cid:commentId w16cid:paraId="5007E137" w16cid:durableId="2676D7C0"/>
  <w16cid:commentId w16cid:paraId="2852955D" w16cid:durableId="2676BF7F"/>
  <w16cid:commentId w16cid:paraId="5AD7B6A6" w16cid:durableId="2676D68C"/>
  <w16cid:commentId w16cid:paraId="1D0BFED2" w16cid:durableId="2676D705"/>
  <w16cid:commentId w16cid:paraId="6A8AB5F6" w16cid:durableId="2676D824"/>
  <w16cid:commentId w16cid:paraId="360D822F" w16cid:durableId="2676D8E5"/>
  <w16cid:commentId w16cid:paraId="14C00A79" w16cid:durableId="2676D8BC"/>
  <w16cid:commentId w16cid:paraId="2ACC938F" w16cid:durableId="2676DC28"/>
  <w16cid:commentId w16cid:paraId="4B57238D" w16cid:durableId="2676DD63"/>
  <w16cid:commentId w16cid:paraId="40B79D36" w16cid:durableId="2676F3A9"/>
  <w16cid:commentId w16cid:paraId="7D26A013" w16cid:durableId="2676DE0A"/>
  <w16cid:commentId w16cid:paraId="739BF09F" w16cid:durableId="2676F20C"/>
  <w16cid:commentId w16cid:paraId="09EE9DF7" w16cid:durableId="26771B2F"/>
  <w16cid:commentId w16cid:paraId="32C3710D" w16cid:durableId="26771A52"/>
  <w16cid:commentId w16cid:paraId="587A13C6" w16cid:durableId="26771A84"/>
  <w16cid:commentId w16cid:paraId="0E479C7B" w16cid:durableId="26771BAA"/>
  <w16cid:commentId w16cid:paraId="53562613" w16cid:durableId="26771AD8"/>
  <w16cid:commentId w16cid:paraId="027835FC" w16cid:durableId="2676F6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1E7F7" w14:textId="77777777" w:rsidR="00584CB2" w:rsidRDefault="00584CB2"/>
  </w:endnote>
  <w:endnote w:type="continuationSeparator" w:id="0">
    <w:p w14:paraId="5EC7208C" w14:textId="77777777" w:rsidR="00584CB2" w:rsidRDefault="00584C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10D39" w14:textId="77777777" w:rsidR="00584CB2" w:rsidRDefault="00584CB2"/>
  </w:footnote>
  <w:footnote w:type="continuationSeparator" w:id="0">
    <w:p w14:paraId="26C7830E" w14:textId="77777777" w:rsidR="00584CB2" w:rsidRDefault="00584CB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161F6"/>
    <w:multiLevelType w:val="hybridMultilevel"/>
    <w:tmpl w:val="AE3A9C44"/>
    <w:lvl w:ilvl="0" w:tplc="E99C8DB4">
      <w:start w:val="1"/>
      <w:numFmt w:val="decimal"/>
      <w:lvlText w:val="%1）"/>
      <w:lvlJc w:val="left"/>
      <w:pPr>
        <w:ind w:left="360" w:hanging="360"/>
      </w:pPr>
      <w:rPr>
        <w:rFonts w:cstheme="minorBidi" w:hint="default"/>
        <w:b/>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B5F08EF"/>
    <w:multiLevelType w:val="hybridMultilevel"/>
    <w:tmpl w:val="89CA6B44"/>
    <w:lvl w:ilvl="0" w:tplc="F9C6E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E75703E"/>
    <w:multiLevelType w:val="hybridMultilevel"/>
    <w:tmpl w:val="A18857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9FB239D"/>
    <w:multiLevelType w:val="hybridMultilevel"/>
    <w:tmpl w:val="016042B6"/>
    <w:lvl w:ilvl="0" w:tplc="89EA4A0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D087FBA"/>
    <w:multiLevelType w:val="hybridMultilevel"/>
    <w:tmpl w:val="0566592A"/>
    <w:lvl w:ilvl="0" w:tplc="84CE5E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93873289">
    <w:abstractNumId w:val="4"/>
  </w:num>
  <w:num w:numId="2" w16cid:durableId="1457673144">
    <w:abstractNumId w:val="1"/>
  </w:num>
  <w:num w:numId="3" w16cid:durableId="5257042">
    <w:abstractNumId w:val="0"/>
  </w:num>
  <w:num w:numId="4" w16cid:durableId="1187016635">
    <w:abstractNumId w:val="2"/>
  </w:num>
  <w:num w:numId="5" w16cid:durableId="142522603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卢 芳芳">
    <w15:presenceInfo w15:providerId="Windows Live" w15:userId="ba2ed2056a6c817b"/>
  </w15:person>
  <w15:person w15:author="tang chi">
    <w15:presenceInfo w15:providerId="Windows Live" w15:userId="ea6141c7f9f393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trackRevisions/>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A04"/>
    <w:rsid w:val="0000458D"/>
    <w:rsid w:val="0000523E"/>
    <w:rsid w:val="00011B2F"/>
    <w:rsid w:val="000123F8"/>
    <w:rsid w:val="000208C8"/>
    <w:rsid w:val="00020936"/>
    <w:rsid w:val="00020B6F"/>
    <w:rsid w:val="00022F24"/>
    <w:rsid w:val="0002396C"/>
    <w:rsid w:val="00024262"/>
    <w:rsid w:val="00024686"/>
    <w:rsid w:val="00026D2D"/>
    <w:rsid w:val="00032764"/>
    <w:rsid w:val="000338AF"/>
    <w:rsid w:val="000364CF"/>
    <w:rsid w:val="0004119F"/>
    <w:rsid w:val="00041D84"/>
    <w:rsid w:val="00043660"/>
    <w:rsid w:val="0004456A"/>
    <w:rsid w:val="00044704"/>
    <w:rsid w:val="00045F02"/>
    <w:rsid w:val="000463A1"/>
    <w:rsid w:val="00047018"/>
    <w:rsid w:val="0004792E"/>
    <w:rsid w:val="00053B73"/>
    <w:rsid w:val="00054D18"/>
    <w:rsid w:val="00056B36"/>
    <w:rsid w:val="0006637D"/>
    <w:rsid w:val="000678FC"/>
    <w:rsid w:val="000703DA"/>
    <w:rsid w:val="00070EAC"/>
    <w:rsid w:val="000718FB"/>
    <w:rsid w:val="000719B5"/>
    <w:rsid w:val="00071F86"/>
    <w:rsid w:val="0007710D"/>
    <w:rsid w:val="00081268"/>
    <w:rsid w:val="00083DE0"/>
    <w:rsid w:val="00083FA9"/>
    <w:rsid w:val="0008638B"/>
    <w:rsid w:val="0008691A"/>
    <w:rsid w:val="000873B4"/>
    <w:rsid w:val="00090020"/>
    <w:rsid w:val="00094293"/>
    <w:rsid w:val="00095A85"/>
    <w:rsid w:val="00096A45"/>
    <w:rsid w:val="000A02A5"/>
    <w:rsid w:val="000A1319"/>
    <w:rsid w:val="000A2FFA"/>
    <w:rsid w:val="000A344D"/>
    <w:rsid w:val="000A413F"/>
    <w:rsid w:val="000A648F"/>
    <w:rsid w:val="000B0C02"/>
    <w:rsid w:val="000B0EE2"/>
    <w:rsid w:val="000B37F7"/>
    <w:rsid w:val="000B7D1E"/>
    <w:rsid w:val="000C0BAA"/>
    <w:rsid w:val="000C3625"/>
    <w:rsid w:val="000C5B78"/>
    <w:rsid w:val="000D48BE"/>
    <w:rsid w:val="000D79E3"/>
    <w:rsid w:val="000E09CA"/>
    <w:rsid w:val="000E183F"/>
    <w:rsid w:val="000E1D72"/>
    <w:rsid w:val="000F004B"/>
    <w:rsid w:val="000F0AD3"/>
    <w:rsid w:val="000F2A08"/>
    <w:rsid w:val="000F34C8"/>
    <w:rsid w:val="000F3E33"/>
    <w:rsid w:val="000F71FC"/>
    <w:rsid w:val="00102CD0"/>
    <w:rsid w:val="001031E0"/>
    <w:rsid w:val="001055BA"/>
    <w:rsid w:val="00105B6B"/>
    <w:rsid w:val="00107C41"/>
    <w:rsid w:val="001109E3"/>
    <w:rsid w:val="001113DA"/>
    <w:rsid w:val="0011203A"/>
    <w:rsid w:val="00112C1D"/>
    <w:rsid w:val="001165D3"/>
    <w:rsid w:val="00117042"/>
    <w:rsid w:val="001177D0"/>
    <w:rsid w:val="00117C7F"/>
    <w:rsid w:val="00121A03"/>
    <w:rsid w:val="00121A1D"/>
    <w:rsid w:val="0012290A"/>
    <w:rsid w:val="001232B2"/>
    <w:rsid w:val="00125276"/>
    <w:rsid w:val="00126173"/>
    <w:rsid w:val="0013078A"/>
    <w:rsid w:val="001313A2"/>
    <w:rsid w:val="00133BBC"/>
    <w:rsid w:val="001343AF"/>
    <w:rsid w:val="00134A04"/>
    <w:rsid w:val="001351D7"/>
    <w:rsid w:val="00137B97"/>
    <w:rsid w:val="001400D4"/>
    <w:rsid w:val="00143D12"/>
    <w:rsid w:val="00147987"/>
    <w:rsid w:val="00147BAD"/>
    <w:rsid w:val="001502A0"/>
    <w:rsid w:val="00150FF9"/>
    <w:rsid w:val="0015136D"/>
    <w:rsid w:val="0015588C"/>
    <w:rsid w:val="001558A3"/>
    <w:rsid w:val="00157331"/>
    <w:rsid w:val="00162512"/>
    <w:rsid w:val="001627F5"/>
    <w:rsid w:val="00163797"/>
    <w:rsid w:val="0016573B"/>
    <w:rsid w:val="00167706"/>
    <w:rsid w:val="001702B1"/>
    <w:rsid w:val="00170666"/>
    <w:rsid w:val="001707B1"/>
    <w:rsid w:val="00171437"/>
    <w:rsid w:val="00171E6B"/>
    <w:rsid w:val="00173B73"/>
    <w:rsid w:val="00173D5C"/>
    <w:rsid w:val="0017515A"/>
    <w:rsid w:val="001777C6"/>
    <w:rsid w:val="001806A0"/>
    <w:rsid w:val="00180CA7"/>
    <w:rsid w:val="001818C9"/>
    <w:rsid w:val="00181C0D"/>
    <w:rsid w:val="00183DE1"/>
    <w:rsid w:val="00185C0B"/>
    <w:rsid w:val="001869AD"/>
    <w:rsid w:val="00187AF9"/>
    <w:rsid w:val="00187CAA"/>
    <w:rsid w:val="00193E6F"/>
    <w:rsid w:val="00196866"/>
    <w:rsid w:val="00196C47"/>
    <w:rsid w:val="001A08EB"/>
    <w:rsid w:val="001A2ACA"/>
    <w:rsid w:val="001A3A95"/>
    <w:rsid w:val="001A3E38"/>
    <w:rsid w:val="001A677B"/>
    <w:rsid w:val="001A6937"/>
    <w:rsid w:val="001B0859"/>
    <w:rsid w:val="001B4342"/>
    <w:rsid w:val="001B4889"/>
    <w:rsid w:val="001B54C9"/>
    <w:rsid w:val="001C0786"/>
    <w:rsid w:val="001C186F"/>
    <w:rsid w:val="001C19D3"/>
    <w:rsid w:val="001C31A8"/>
    <w:rsid w:val="001C3A8B"/>
    <w:rsid w:val="001D0CE5"/>
    <w:rsid w:val="001D0F23"/>
    <w:rsid w:val="001D2049"/>
    <w:rsid w:val="001D4714"/>
    <w:rsid w:val="001D59FD"/>
    <w:rsid w:val="001E1022"/>
    <w:rsid w:val="001E1085"/>
    <w:rsid w:val="001E2820"/>
    <w:rsid w:val="001E33CE"/>
    <w:rsid w:val="001E7B8A"/>
    <w:rsid w:val="001F2C4A"/>
    <w:rsid w:val="001F65AC"/>
    <w:rsid w:val="00201137"/>
    <w:rsid w:val="002027C6"/>
    <w:rsid w:val="00203A99"/>
    <w:rsid w:val="00204304"/>
    <w:rsid w:val="002063EF"/>
    <w:rsid w:val="0021097D"/>
    <w:rsid w:val="00211DB5"/>
    <w:rsid w:val="002132E0"/>
    <w:rsid w:val="00216259"/>
    <w:rsid w:val="00216FF7"/>
    <w:rsid w:val="0022068F"/>
    <w:rsid w:val="00220F0E"/>
    <w:rsid w:val="00221282"/>
    <w:rsid w:val="00222564"/>
    <w:rsid w:val="0022358B"/>
    <w:rsid w:val="00224548"/>
    <w:rsid w:val="00231D1A"/>
    <w:rsid w:val="00236D51"/>
    <w:rsid w:val="0023703D"/>
    <w:rsid w:val="002373DF"/>
    <w:rsid w:val="002413F4"/>
    <w:rsid w:val="0024656B"/>
    <w:rsid w:val="00246DDD"/>
    <w:rsid w:val="002615AD"/>
    <w:rsid w:val="00262F3A"/>
    <w:rsid w:val="00263526"/>
    <w:rsid w:val="002645D2"/>
    <w:rsid w:val="00265E42"/>
    <w:rsid w:val="0026772C"/>
    <w:rsid w:val="002704DA"/>
    <w:rsid w:val="00270C67"/>
    <w:rsid w:val="002716D0"/>
    <w:rsid w:val="0027201C"/>
    <w:rsid w:val="002733DC"/>
    <w:rsid w:val="00273984"/>
    <w:rsid w:val="00275C87"/>
    <w:rsid w:val="00286A4F"/>
    <w:rsid w:val="0029088D"/>
    <w:rsid w:val="00290A04"/>
    <w:rsid w:val="00291BAC"/>
    <w:rsid w:val="002926BB"/>
    <w:rsid w:val="002968B7"/>
    <w:rsid w:val="002A01A9"/>
    <w:rsid w:val="002A16C4"/>
    <w:rsid w:val="002A1C70"/>
    <w:rsid w:val="002A35B5"/>
    <w:rsid w:val="002A4592"/>
    <w:rsid w:val="002A7E17"/>
    <w:rsid w:val="002B0D57"/>
    <w:rsid w:val="002B179E"/>
    <w:rsid w:val="002B1A62"/>
    <w:rsid w:val="002B2A8D"/>
    <w:rsid w:val="002B5262"/>
    <w:rsid w:val="002B6846"/>
    <w:rsid w:val="002C031E"/>
    <w:rsid w:val="002C0AC2"/>
    <w:rsid w:val="002C222F"/>
    <w:rsid w:val="002C2D65"/>
    <w:rsid w:val="002C5B22"/>
    <w:rsid w:val="002C5DB2"/>
    <w:rsid w:val="002C6891"/>
    <w:rsid w:val="002C6CE4"/>
    <w:rsid w:val="002C6E08"/>
    <w:rsid w:val="002D321C"/>
    <w:rsid w:val="002D4CB6"/>
    <w:rsid w:val="002D585A"/>
    <w:rsid w:val="002D63D0"/>
    <w:rsid w:val="002D6FFC"/>
    <w:rsid w:val="002E21CF"/>
    <w:rsid w:val="002E4F59"/>
    <w:rsid w:val="002E501A"/>
    <w:rsid w:val="002E56C2"/>
    <w:rsid w:val="002E58ED"/>
    <w:rsid w:val="002E5BA7"/>
    <w:rsid w:val="002E5DA1"/>
    <w:rsid w:val="002F0336"/>
    <w:rsid w:val="002F0900"/>
    <w:rsid w:val="002F17DD"/>
    <w:rsid w:val="002F1BEF"/>
    <w:rsid w:val="002F686E"/>
    <w:rsid w:val="00301299"/>
    <w:rsid w:val="00301746"/>
    <w:rsid w:val="00302D73"/>
    <w:rsid w:val="0030361A"/>
    <w:rsid w:val="00303CED"/>
    <w:rsid w:val="0030545F"/>
    <w:rsid w:val="00306277"/>
    <w:rsid w:val="0031169C"/>
    <w:rsid w:val="00312559"/>
    <w:rsid w:val="00314780"/>
    <w:rsid w:val="00316D55"/>
    <w:rsid w:val="003171D2"/>
    <w:rsid w:val="0031788D"/>
    <w:rsid w:val="003203FC"/>
    <w:rsid w:val="003216D5"/>
    <w:rsid w:val="003224FF"/>
    <w:rsid w:val="00322D55"/>
    <w:rsid w:val="00325B38"/>
    <w:rsid w:val="003266D2"/>
    <w:rsid w:val="003279C3"/>
    <w:rsid w:val="003303B7"/>
    <w:rsid w:val="00331230"/>
    <w:rsid w:val="00332350"/>
    <w:rsid w:val="003347B1"/>
    <w:rsid w:val="00336F52"/>
    <w:rsid w:val="0033730D"/>
    <w:rsid w:val="003379F9"/>
    <w:rsid w:val="00340403"/>
    <w:rsid w:val="003408D1"/>
    <w:rsid w:val="00340FD2"/>
    <w:rsid w:val="00341791"/>
    <w:rsid w:val="00343CF2"/>
    <w:rsid w:val="0034450D"/>
    <w:rsid w:val="003455E7"/>
    <w:rsid w:val="00345B89"/>
    <w:rsid w:val="00346730"/>
    <w:rsid w:val="00353AE3"/>
    <w:rsid w:val="00353FCD"/>
    <w:rsid w:val="00354FA6"/>
    <w:rsid w:val="003606C5"/>
    <w:rsid w:val="00360EEA"/>
    <w:rsid w:val="003612D8"/>
    <w:rsid w:val="003708E1"/>
    <w:rsid w:val="00371BD8"/>
    <w:rsid w:val="00372058"/>
    <w:rsid w:val="003732F2"/>
    <w:rsid w:val="00373FB9"/>
    <w:rsid w:val="003843AB"/>
    <w:rsid w:val="0039125D"/>
    <w:rsid w:val="00393900"/>
    <w:rsid w:val="00393E43"/>
    <w:rsid w:val="003947E9"/>
    <w:rsid w:val="00397ACA"/>
    <w:rsid w:val="003A2B78"/>
    <w:rsid w:val="003A4C5C"/>
    <w:rsid w:val="003B2273"/>
    <w:rsid w:val="003B51FB"/>
    <w:rsid w:val="003B5B2F"/>
    <w:rsid w:val="003B6A1B"/>
    <w:rsid w:val="003B7A0A"/>
    <w:rsid w:val="003C102A"/>
    <w:rsid w:val="003C1AFC"/>
    <w:rsid w:val="003C1E77"/>
    <w:rsid w:val="003C56DD"/>
    <w:rsid w:val="003C5A95"/>
    <w:rsid w:val="003C6511"/>
    <w:rsid w:val="003C683D"/>
    <w:rsid w:val="003C6ABB"/>
    <w:rsid w:val="003D1A6D"/>
    <w:rsid w:val="003D3D51"/>
    <w:rsid w:val="003D4116"/>
    <w:rsid w:val="003D5B4F"/>
    <w:rsid w:val="003D6DC8"/>
    <w:rsid w:val="003E2B61"/>
    <w:rsid w:val="003E39BB"/>
    <w:rsid w:val="003E3C3B"/>
    <w:rsid w:val="003E499E"/>
    <w:rsid w:val="003E4C35"/>
    <w:rsid w:val="003E7181"/>
    <w:rsid w:val="003F01B2"/>
    <w:rsid w:val="003F0F79"/>
    <w:rsid w:val="003F14FB"/>
    <w:rsid w:val="003F398D"/>
    <w:rsid w:val="003F7A6D"/>
    <w:rsid w:val="00404F23"/>
    <w:rsid w:val="00411119"/>
    <w:rsid w:val="0041143F"/>
    <w:rsid w:val="00412430"/>
    <w:rsid w:val="00412BBF"/>
    <w:rsid w:val="0041440F"/>
    <w:rsid w:val="00422C0A"/>
    <w:rsid w:val="00427260"/>
    <w:rsid w:val="00427A94"/>
    <w:rsid w:val="00430074"/>
    <w:rsid w:val="00431CDB"/>
    <w:rsid w:val="00432F3C"/>
    <w:rsid w:val="00433F8E"/>
    <w:rsid w:val="00434E8E"/>
    <w:rsid w:val="00437467"/>
    <w:rsid w:val="004404C0"/>
    <w:rsid w:val="00442136"/>
    <w:rsid w:val="00444F00"/>
    <w:rsid w:val="004467B6"/>
    <w:rsid w:val="00452142"/>
    <w:rsid w:val="004531B6"/>
    <w:rsid w:val="0045400D"/>
    <w:rsid w:val="0046281A"/>
    <w:rsid w:val="004638D1"/>
    <w:rsid w:val="004654E6"/>
    <w:rsid w:val="004718E2"/>
    <w:rsid w:val="00475CDF"/>
    <w:rsid w:val="00477D12"/>
    <w:rsid w:val="00481795"/>
    <w:rsid w:val="00481BE7"/>
    <w:rsid w:val="00482833"/>
    <w:rsid w:val="00482B79"/>
    <w:rsid w:val="00483CE7"/>
    <w:rsid w:val="004851E5"/>
    <w:rsid w:val="0049092C"/>
    <w:rsid w:val="00491D14"/>
    <w:rsid w:val="00492654"/>
    <w:rsid w:val="004942CF"/>
    <w:rsid w:val="00494474"/>
    <w:rsid w:val="00495034"/>
    <w:rsid w:val="0049527E"/>
    <w:rsid w:val="00495539"/>
    <w:rsid w:val="004961BA"/>
    <w:rsid w:val="00496FE6"/>
    <w:rsid w:val="004A2E88"/>
    <w:rsid w:val="004A709A"/>
    <w:rsid w:val="004A7187"/>
    <w:rsid w:val="004B03B3"/>
    <w:rsid w:val="004B0F16"/>
    <w:rsid w:val="004B1103"/>
    <w:rsid w:val="004B598C"/>
    <w:rsid w:val="004C01B9"/>
    <w:rsid w:val="004C0B1A"/>
    <w:rsid w:val="004C38F7"/>
    <w:rsid w:val="004C3945"/>
    <w:rsid w:val="004C3E39"/>
    <w:rsid w:val="004C5BE8"/>
    <w:rsid w:val="004C7292"/>
    <w:rsid w:val="004D1118"/>
    <w:rsid w:val="004D1A88"/>
    <w:rsid w:val="004D4493"/>
    <w:rsid w:val="004D6DB7"/>
    <w:rsid w:val="004E19F0"/>
    <w:rsid w:val="004E26F1"/>
    <w:rsid w:val="004E3267"/>
    <w:rsid w:val="004E3896"/>
    <w:rsid w:val="004E6813"/>
    <w:rsid w:val="004F232D"/>
    <w:rsid w:val="004F34A9"/>
    <w:rsid w:val="004F3A1B"/>
    <w:rsid w:val="004F48D1"/>
    <w:rsid w:val="004F4EA7"/>
    <w:rsid w:val="004F5AE1"/>
    <w:rsid w:val="004F6026"/>
    <w:rsid w:val="00502299"/>
    <w:rsid w:val="00504104"/>
    <w:rsid w:val="00504616"/>
    <w:rsid w:val="00507BA4"/>
    <w:rsid w:val="00511E08"/>
    <w:rsid w:val="005141F4"/>
    <w:rsid w:val="00517D2A"/>
    <w:rsid w:val="005221D9"/>
    <w:rsid w:val="00523391"/>
    <w:rsid w:val="005243BE"/>
    <w:rsid w:val="00525675"/>
    <w:rsid w:val="0052585F"/>
    <w:rsid w:val="00526C24"/>
    <w:rsid w:val="00527DE8"/>
    <w:rsid w:val="005309A2"/>
    <w:rsid w:val="00530B57"/>
    <w:rsid w:val="00534D25"/>
    <w:rsid w:val="0053614B"/>
    <w:rsid w:val="005379E7"/>
    <w:rsid w:val="00537F9E"/>
    <w:rsid w:val="005419DC"/>
    <w:rsid w:val="005422D2"/>
    <w:rsid w:val="005425AD"/>
    <w:rsid w:val="00542BD0"/>
    <w:rsid w:val="00543CB7"/>
    <w:rsid w:val="00546F4C"/>
    <w:rsid w:val="00547B01"/>
    <w:rsid w:val="00553067"/>
    <w:rsid w:val="005532C5"/>
    <w:rsid w:val="005541E2"/>
    <w:rsid w:val="005563D9"/>
    <w:rsid w:val="005567F5"/>
    <w:rsid w:val="00556FB0"/>
    <w:rsid w:val="00560DD5"/>
    <w:rsid w:val="00561100"/>
    <w:rsid w:val="00563438"/>
    <w:rsid w:val="0056494F"/>
    <w:rsid w:val="00566542"/>
    <w:rsid w:val="005702F0"/>
    <w:rsid w:val="00570DF5"/>
    <w:rsid w:val="00572846"/>
    <w:rsid w:val="00573D1E"/>
    <w:rsid w:val="00576261"/>
    <w:rsid w:val="00576B00"/>
    <w:rsid w:val="005774B5"/>
    <w:rsid w:val="005807F1"/>
    <w:rsid w:val="0058235C"/>
    <w:rsid w:val="00584A20"/>
    <w:rsid w:val="00584CB2"/>
    <w:rsid w:val="00584CE2"/>
    <w:rsid w:val="00585632"/>
    <w:rsid w:val="005862D4"/>
    <w:rsid w:val="0059060E"/>
    <w:rsid w:val="005937A7"/>
    <w:rsid w:val="00595404"/>
    <w:rsid w:val="00595C1F"/>
    <w:rsid w:val="00597D5E"/>
    <w:rsid w:val="00597EF4"/>
    <w:rsid w:val="005A0199"/>
    <w:rsid w:val="005A2F55"/>
    <w:rsid w:val="005A500C"/>
    <w:rsid w:val="005A5B88"/>
    <w:rsid w:val="005B6E55"/>
    <w:rsid w:val="005C075F"/>
    <w:rsid w:val="005C1C42"/>
    <w:rsid w:val="005C258B"/>
    <w:rsid w:val="005C3AA2"/>
    <w:rsid w:val="005C6076"/>
    <w:rsid w:val="005C7E13"/>
    <w:rsid w:val="005D2094"/>
    <w:rsid w:val="005D2667"/>
    <w:rsid w:val="005D337D"/>
    <w:rsid w:val="005D4486"/>
    <w:rsid w:val="005D47EF"/>
    <w:rsid w:val="005D48CC"/>
    <w:rsid w:val="005D49BE"/>
    <w:rsid w:val="005D4F86"/>
    <w:rsid w:val="005D5BB4"/>
    <w:rsid w:val="005D6DE8"/>
    <w:rsid w:val="005E14FF"/>
    <w:rsid w:val="005E1D80"/>
    <w:rsid w:val="005E36A3"/>
    <w:rsid w:val="005E4F87"/>
    <w:rsid w:val="005E5EFB"/>
    <w:rsid w:val="005F3A03"/>
    <w:rsid w:val="005F48AE"/>
    <w:rsid w:val="006028B2"/>
    <w:rsid w:val="00603B0F"/>
    <w:rsid w:val="00603BBC"/>
    <w:rsid w:val="00603BC7"/>
    <w:rsid w:val="00605573"/>
    <w:rsid w:val="00605A43"/>
    <w:rsid w:val="00607745"/>
    <w:rsid w:val="00607895"/>
    <w:rsid w:val="00610785"/>
    <w:rsid w:val="00610B6B"/>
    <w:rsid w:val="006120A5"/>
    <w:rsid w:val="006121CE"/>
    <w:rsid w:val="006154F9"/>
    <w:rsid w:val="00615A93"/>
    <w:rsid w:val="00617783"/>
    <w:rsid w:val="00620E02"/>
    <w:rsid w:val="006244DC"/>
    <w:rsid w:val="006249AF"/>
    <w:rsid w:val="00626001"/>
    <w:rsid w:val="006261B5"/>
    <w:rsid w:val="006307B3"/>
    <w:rsid w:val="00636638"/>
    <w:rsid w:val="00637FBB"/>
    <w:rsid w:val="006426EA"/>
    <w:rsid w:val="00645EC1"/>
    <w:rsid w:val="006532F6"/>
    <w:rsid w:val="006538A1"/>
    <w:rsid w:val="00654037"/>
    <w:rsid w:val="00654230"/>
    <w:rsid w:val="006548CE"/>
    <w:rsid w:val="00654D51"/>
    <w:rsid w:val="0065513F"/>
    <w:rsid w:val="006555F3"/>
    <w:rsid w:val="0065743F"/>
    <w:rsid w:val="00662A52"/>
    <w:rsid w:val="00665204"/>
    <w:rsid w:val="00666676"/>
    <w:rsid w:val="006669E5"/>
    <w:rsid w:val="006677A4"/>
    <w:rsid w:val="00671FDC"/>
    <w:rsid w:val="0067478F"/>
    <w:rsid w:val="00674884"/>
    <w:rsid w:val="006755E8"/>
    <w:rsid w:val="00677120"/>
    <w:rsid w:val="00680798"/>
    <w:rsid w:val="00681DD0"/>
    <w:rsid w:val="00681F6E"/>
    <w:rsid w:val="00682CA0"/>
    <w:rsid w:val="00684D3F"/>
    <w:rsid w:val="00684F4A"/>
    <w:rsid w:val="00685A1E"/>
    <w:rsid w:val="0068667E"/>
    <w:rsid w:val="006869CD"/>
    <w:rsid w:val="00686B55"/>
    <w:rsid w:val="00691628"/>
    <w:rsid w:val="00694ECF"/>
    <w:rsid w:val="00697C1A"/>
    <w:rsid w:val="006A3386"/>
    <w:rsid w:val="006A3E8A"/>
    <w:rsid w:val="006A6923"/>
    <w:rsid w:val="006A6DAC"/>
    <w:rsid w:val="006A764A"/>
    <w:rsid w:val="006A7B54"/>
    <w:rsid w:val="006B3A22"/>
    <w:rsid w:val="006B6860"/>
    <w:rsid w:val="006B6F7F"/>
    <w:rsid w:val="006B7A16"/>
    <w:rsid w:val="006C1179"/>
    <w:rsid w:val="006C1211"/>
    <w:rsid w:val="006C42A8"/>
    <w:rsid w:val="006C6859"/>
    <w:rsid w:val="006D3248"/>
    <w:rsid w:val="006D4116"/>
    <w:rsid w:val="006D5FD8"/>
    <w:rsid w:val="006D610B"/>
    <w:rsid w:val="006D74D7"/>
    <w:rsid w:val="006D7F48"/>
    <w:rsid w:val="006E2F68"/>
    <w:rsid w:val="006E3E11"/>
    <w:rsid w:val="006E7A81"/>
    <w:rsid w:val="006F00A5"/>
    <w:rsid w:val="006F1BEE"/>
    <w:rsid w:val="006F4482"/>
    <w:rsid w:val="006F517B"/>
    <w:rsid w:val="006F61A6"/>
    <w:rsid w:val="006F7D57"/>
    <w:rsid w:val="00700731"/>
    <w:rsid w:val="00700A33"/>
    <w:rsid w:val="00701447"/>
    <w:rsid w:val="00701F6F"/>
    <w:rsid w:val="007022C9"/>
    <w:rsid w:val="0070389F"/>
    <w:rsid w:val="00703B56"/>
    <w:rsid w:val="00705D07"/>
    <w:rsid w:val="0070641E"/>
    <w:rsid w:val="00707DBA"/>
    <w:rsid w:val="00711840"/>
    <w:rsid w:val="00711C0D"/>
    <w:rsid w:val="00713A0E"/>
    <w:rsid w:val="007161DD"/>
    <w:rsid w:val="0071700A"/>
    <w:rsid w:val="007234F7"/>
    <w:rsid w:val="00724118"/>
    <w:rsid w:val="00724A94"/>
    <w:rsid w:val="00726911"/>
    <w:rsid w:val="007303D4"/>
    <w:rsid w:val="00731766"/>
    <w:rsid w:val="00735F27"/>
    <w:rsid w:val="00736F21"/>
    <w:rsid w:val="00741A25"/>
    <w:rsid w:val="00741B03"/>
    <w:rsid w:val="00742A2A"/>
    <w:rsid w:val="00742D52"/>
    <w:rsid w:val="00743F2C"/>
    <w:rsid w:val="00745520"/>
    <w:rsid w:val="0074679E"/>
    <w:rsid w:val="007510D5"/>
    <w:rsid w:val="00753055"/>
    <w:rsid w:val="0075417A"/>
    <w:rsid w:val="00755DAC"/>
    <w:rsid w:val="00756A66"/>
    <w:rsid w:val="00761CEF"/>
    <w:rsid w:val="00763060"/>
    <w:rsid w:val="00766CD8"/>
    <w:rsid w:val="00770BB1"/>
    <w:rsid w:val="00771BF9"/>
    <w:rsid w:val="00772849"/>
    <w:rsid w:val="007735FD"/>
    <w:rsid w:val="00774656"/>
    <w:rsid w:val="0077760A"/>
    <w:rsid w:val="00783E17"/>
    <w:rsid w:val="007872A2"/>
    <w:rsid w:val="0079029E"/>
    <w:rsid w:val="00791902"/>
    <w:rsid w:val="00795526"/>
    <w:rsid w:val="007A3D2D"/>
    <w:rsid w:val="007A562F"/>
    <w:rsid w:val="007A5A55"/>
    <w:rsid w:val="007A5D3F"/>
    <w:rsid w:val="007B0411"/>
    <w:rsid w:val="007B22C6"/>
    <w:rsid w:val="007B31E6"/>
    <w:rsid w:val="007B35F2"/>
    <w:rsid w:val="007B505E"/>
    <w:rsid w:val="007B5EC5"/>
    <w:rsid w:val="007B78A9"/>
    <w:rsid w:val="007B7D0F"/>
    <w:rsid w:val="007C082B"/>
    <w:rsid w:val="007C1DD4"/>
    <w:rsid w:val="007C7CA8"/>
    <w:rsid w:val="007D221D"/>
    <w:rsid w:val="007D4A92"/>
    <w:rsid w:val="007D5F52"/>
    <w:rsid w:val="007D79A8"/>
    <w:rsid w:val="007D7CC8"/>
    <w:rsid w:val="007D7D1B"/>
    <w:rsid w:val="007E0147"/>
    <w:rsid w:val="007E2AB4"/>
    <w:rsid w:val="007E419A"/>
    <w:rsid w:val="007E4A86"/>
    <w:rsid w:val="007E5082"/>
    <w:rsid w:val="007E6FF2"/>
    <w:rsid w:val="007F02B3"/>
    <w:rsid w:val="007F0453"/>
    <w:rsid w:val="007F1185"/>
    <w:rsid w:val="007F5A5D"/>
    <w:rsid w:val="007F6F00"/>
    <w:rsid w:val="00800F1E"/>
    <w:rsid w:val="008013BB"/>
    <w:rsid w:val="00802E97"/>
    <w:rsid w:val="008046CA"/>
    <w:rsid w:val="00810ECD"/>
    <w:rsid w:val="008143E5"/>
    <w:rsid w:val="00820F34"/>
    <w:rsid w:val="00821279"/>
    <w:rsid w:val="0082184D"/>
    <w:rsid w:val="00824516"/>
    <w:rsid w:val="00826420"/>
    <w:rsid w:val="00826453"/>
    <w:rsid w:val="0083076B"/>
    <w:rsid w:val="00834452"/>
    <w:rsid w:val="00834458"/>
    <w:rsid w:val="00834C31"/>
    <w:rsid w:val="00842B70"/>
    <w:rsid w:val="00847391"/>
    <w:rsid w:val="00850989"/>
    <w:rsid w:val="00851F52"/>
    <w:rsid w:val="00852116"/>
    <w:rsid w:val="00854D3B"/>
    <w:rsid w:val="00856F63"/>
    <w:rsid w:val="00860829"/>
    <w:rsid w:val="00860F76"/>
    <w:rsid w:val="00865DAA"/>
    <w:rsid w:val="00866F25"/>
    <w:rsid w:val="0087143C"/>
    <w:rsid w:val="00874CB8"/>
    <w:rsid w:val="00874F40"/>
    <w:rsid w:val="008755A3"/>
    <w:rsid w:val="00876850"/>
    <w:rsid w:val="008823D6"/>
    <w:rsid w:val="00882B12"/>
    <w:rsid w:val="00882BCA"/>
    <w:rsid w:val="008852F8"/>
    <w:rsid w:val="00893AF4"/>
    <w:rsid w:val="00895CB9"/>
    <w:rsid w:val="008A2F4F"/>
    <w:rsid w:val="008A36AA"/>
    <w:rsid w:val="008A6658"/>
    <w:rsid w:val="008A7B96"/>
    <w:rsid w:val="008B2788"/>
    <w:rsid w:val="008B29AA"/>
    <w:rsid w:val="008B3BF9"/>
    <w:rsid w:val="008B3E7B"/>
    <w:rsid w:val="008B52CC"/>
    <w:rsid w:val="008B691C"/>
    <w:rsid w:val="008B76A4"/>
    <w:rsid w:val="008B7DED"/>
    <w:rsid w:val="008B7FA0"/>
    <w:rsid w:val="008C13CC"/>
    <w:rsid w:val="008C40C1"/>
    <w:rsid w:val="008C65C5"/>
    <w:rsid w:val="008D0F91"/>
    <w:rsid w:val="008D22F5"/>
    <w:rsid w:val="008D3510"/>
    <w:rsid w:val="008E0840"/>
    <w:rsid w:val="008E2E5F"/>
    <w:rsid w:val="008E438A"/>
    <w:rsid w:val="008E5A8A"/>
    <w:rsid w:val="008E6CD3"/>
    <w:rsid w:val="008E7E4D"/>
    <w:rsid w:val="008F225B"/>
    <w:rsid w:val="008F4A7D"/>
    <w:rsid w:val="008F7D58"/>
    <w:rsid w:val="00900F86"/>
    <w:rsid w:val="009012D3"/>
    <w:rsid w:val="009027C7"/>
    <w:rsid w:val="00902A70"/>
    <w:rsid w:val="00905211"/>
    <w:rsid w:val="0090568C"/>
    <w:rsid w:val="00906F68"/>
    <w:rsid w:val="00910265"/>
    <w:rsid w:val="00913AF5"/>
    <w:rsid w:val="009169D7"/>
    <w:rsid w:val="009173EF"/>
    <w:rsid w:val="009200E4"/>
    <w:rsid w:val="009204C7"/>
    <w:rsid w:val="00921302"/>
    <w:rsid w:val="009218D2"/>
    <w:rsid w:val="00922768"/>
    <w:rsid w:val="00922BC7"/>
    <w:rsid w:val="0092379B"/>
    <w:rsid w:val="00927B84"/>
    <w:rsid w:val="0093026B"/>
    <w:rsid w:val="00930BBE"/>
    <w:rsid w:val="0093179E"/>
    <w:rsid w:val="009334F6"/>
    <w:rsid w:val="00934A38"/>
    <w:rsid w:val="009442E8"/>
    <w:rsid w:val="00946C2F"/>
    <w:rsid w:val="00950493"/>
    <w:rsid w:val="009507CC"/>
    <w:rsid w:val="009536AE"/>
    <w:rsid w:val="00953D75"/>
    <w:rsid w:val="00954C5E"/>
    <w:rsid w:val="00954F9D"/>
    <w:rsid w:val="00955914"/>
    <w:rsid w:val="009568C8"/>
    <w:rsid w:val="00957EA0"/>
    <w:rsid w:val="00960387"/>
    <w:rsid w:val="009651D5"/>
    <w:rsid w:val="009666EB"/>
    <w:rsid w:val="009666F5"/>
    <w:rsid w:val="00966CF9"/>
    <w:rsid w:val="0097390D"/>
    <w:rsid w:val="00981324"/>
    <w:rsid w:val="009836FD"/>
    <w:rsid w:val="00986731"/>
    <w:rsid w:val="00990938"/>
    <w:rsid w:val="009931B9"/>
    <w:rsid w:val="009947E7"/>
    <w:rsid w:val="009966B6"/>
    <w:rsid w:val="00996879"/>
    <w:rsid w:val="009974DE"/>
    <w:rsid w:val="009A073E"/>
    <w:rsid w:val="009A1143"/>
    <w:rsid w:val="009A2FD1"/>
    <w:rsid w:val="009A3073"/>
    <w:rsid w:val="009A4D32"/>
    <w:rsid w:val="009A4F66"/>
    <w:rsid w:val="009A5882"/>
    <w:rsid w:val="009B2DA7"/>
    <w:rsid w:val="009B350E"/>
    <w:rsid w:val="009B3A60"/>
    <w:rsid w:val="009B7D9F"/>
    <w:rsid w:val="009C14BE"/>
    <w:rsid w:val="009C1B5F"/>
    <w:rsid w:val="009C284D"/>
    <w:rsid w:val="009C4273"/>
    <w:rsid w:val="009C48CC"/>
    <w:rsid w:val="009C60B1"/>
    <w:rsid w:val="009C788B"/>
    <w:rsid w:val="009D028F"/>
    <w:rsid w:val="009D5284"/>
    <w:rsid w:val="009D6320"/>
    <w:rsid w:val="009D6EC4"/>
    <w:rsid w:val="009D70E9"/>
    <w:rsid w:val="009E2DF7"/>
    <w:rsid w:val="009E557B"/>
    <w:rsid w:val="009E5612"/>
    <w:rsid w:val="009E5E16"/>
    <w:rsid w:val="009E7119"/>
    <w:rsid w:val="009F5061"/>
    <w:rsid w:val="009F5B18"/>
    <w:rsid w:val="009F6CB9"/>
    <w:rsid w:val="009F7A60"/>
    <w:rsid w:val="009F7C31"/>
    <w:rsid w:val="00A005AE"/>
    <w:rsid w:val="00A010AA"/>
    <w:rsid w:val="00A01610"/>
    <w:rsid w:val="00A02107"/>
    <w:rsid w:val="00A035B8"/>
    <w:rsid w:val="00A03FA2"/>
    <w:rsid w:val="00A0403C"/>
    <w:rsid w:val="00A04ABF"/>
    <w:rsid w:val="00A0589F"/>
    <w:rsid w:val="00A06526"/>
    <w:rsid w:val="00A2261D"/>
    <w:rsid w:val="00A26FB9"/>
    <w:rsid w:val="00A3062D"/>
    <w:rsid w:val="00A33D13"/>
    <w:rsid w:val="00A36C3B"/>
    <w:rsid w:val="00A421CF"/>
    <w:rsid w:val="00A4371E"/>
    <w:rsid w:val="00A43E73"/>
    <w:rsid w:val="00A4502E"/>
    <w:rsid w:val="00A4663B"/>
    <w:rsid w:val="00A472FA"/>
    <w:rsid w:val="00A5217D"/>
    <w:rsid w:val="00A52987"/>
    <w:rsid w:val="00A55A77"/>
    <w:rsid w:val="00A566C3"/>
    <w:rsid w:val="00A60926"/>
    <w:rsid w:val="00A6108C"/>
    <w:rsid w:val="00A66E36"/>
    <w:rsid w:val="00A67183"/>
    <w:rsid w:val="00A70EB8"/>
    <w:rsid w:val="00A73820"/>
    <w:rsid w:val="00A75C92"/>
    <w:rsid w:val="00A7679E"/>
    <w:rsid w:val="00A76B2A"/>
    <w:rsid w:val="00A80217"/>
    <w:rsid w:val="00A80C4F"/>
    <w:rsid w:val="00A827A9"/>
    <w:rsid w:val="00A82A52"/>
    <w:rsid w:val="00A8337F"/>
    <w:rsid w:val="00A83949"/>
    <w:rsid w:val="00A857DB"/>
    <w:rsid w:val="00A85A8B"/>
    <w:rsid w:val="00A85EA8"/>
    <w:rsid w:val="00A87F8E"/>
    <w:rsid w:val="00A905EE"/>
    <w:rsid w:val="00A90A69"/>
    <w:rsid w:val="00A90E71"/>
    <w:rsid w:val="00A940B3"/>
    <w:rsid w:val="00AA066A"/>
    <w:rsid w:val="00AA150F"/>
    <w:rsid w:val="00AA1F5C"/>
    <w:rsid w:val="00AA4FD1"/>
    <w:rsid w:val="00AA67C8"/>
    <w:rsid w:val="00AA776A"/>
    <w:rsid w:val="00AB0350"/>
    <w:rsid w:val="00AB115C"/>
    <w:rsid w:val="00AB1EC9"/>
    <w:rsid w:val="00AB25BE"/>
    <w:rsid w:val="00AB57B3"/>
    <w:rsid w:val="00AB7101"/>
    <w:rsid w:val="00AC42B4"/>
    <w:rsid w:val="00AC4FBB"/>
    <w:rsid w:val="00AC780F"/>
    <w:rsid w:val="00AC785A"/>
    <w:rsid w:val="00AC7A29"/>
    <w:rsid w:val="00AD0080"/>
    <w:rsid w:val="00AD345D"/>
    <w:rsid w:val="00AD622B"/>
    <w:rsid w:val="00AE0E0D"/>
    <w:rsid w:val="00AE2732"/>
    <w:rsid w:val="00AE7C06"/>
    <w:rsid w:val="00AF1FAB"/>
    <w:rsid w:val="00AF24E8"/>
    <w:rsid w:val="00AF6762"/>
    <w:rsid w:val="00B0140C"/>
    <w:rsid w:val="00B0748F"/>
    <w:rsid w:val="00B11349"/>
    <w:rsid w:val="00B11A77"/>
    <w:rsid w:val="00B1557C"/>
    <w:rsid w:val="00B16124"/>
    <w:rsid w:val="00B16AD8"/>
    <w:rsid w:val="00B16C1C"/>
    <w:rsid w:val="00B201C2"/>
    <w:rsid w:val="00B21182"/>
    <w:rsid w:val="00B21BFE"/>
    <w:rsid w:val="00B2315E"/>
    <w:rsid w:val="00B256FB"/>
    <w:rsid w:val="00B31800"/>
    <w:rsid w:val="00B31884"/>
    <w:rsid w:val="00B32247"/>
    <w:rsid w:val="00B3697D"/>
    <w:rsid w:val="00B400CC"/>
    <w:rsid w:val="00B419F3"/>
    <w:rsid w:val="00B44FA6"/>
    <w:rsid w:val="00B460BB"/>
    <w:rsid w:val="00B50B8D"/>
    <w:rsid w:val="00B52E3B"/>
    <w:rsid w:val="00B5336C"/>
    <w:rsid w:val="00B6011A"/>
    <w:rsid w:val="00B63AAA"/>
    <w:rsid w:val="00B7165F"/>
    <w:rsid w:val="00B71B77"/>
    <w:rsid w:val="00B72E56"/>
    <w:rsid w:val="00B7592C"/>
    <w:rsid w:val="00B7616C"/>
    <w:rsid w:val="00B764C6"/>
    <w:rsid w:val="00B76967"/>
    <w:rsid w:val="00B829AE"/>
    <w:rsid w:val="00B838B8"/>
    <w:rsid w:val="00B85017"/>
    <w:rsid w:val="00B86A87"/>
    <w:rsid w:val="00B86A9A"/>
    <w:rsid w:val="00B8732E"/>
    <w:rsid w:val="00B919C8"/>
    <w:rsid w:val="00B92E80"/>
    <w:rsid w:val="00B96D20"/>
    <w:rsid w:val="00B974DB"/>
    <w:rsid w:val="00BA1D8B"/>
    <w:rsid w:val="00BA3E2F"/>
    <w:rsid w:val="00BA4F86"/>
    <w:rsid w:val="00BA6A99"/>
    <w:rsid w:val="00BB0198"/>
    <w:rsid w:val="00BB0AF9"/>
    <w:rsid w:val="00BB0EE4"/>
    <w:rsid w:val="00BC0CA7"/>
    <w:rsid w:val="00BC264A"/>
    <w:rsid w:val="00BC60A0"/>
    <w:rsid w:val="00BC6463"/>
    <w:rsid w:val="00BC6713"/>
    <w:rsid w:val="00BD165A"/>
    <w:rsid w:val="00BD2DE2"/>
    <w:rsid w:val="00BD317E"/>
    <w:rsid w:val="00BD4EE6"/>
    <w:rsid w:val="00BD65FF"/>
    <w:rsid w:val="00BD669D"/>
    <w:rsid w:val="00BD7FD7"/>
    <w:rsid w:val="00BE0038"/>
    <w:rsid w:val="00BE0FC5"/>
    <w:rsid w:val="00BE19C9"/>
    <w:rsid w:val="00BE1A8B"/>
    <w:rsid w:val="00BE3FCC"/>
    <w:rsid w:val="00BE51F6"/>
    <w:rsid w:val="00BE6E1E"/>
    <w:rsid w:val="00BE6E6A"/>
    <w:rsid w:val="00BF00DB"/>
    <w:rsid w:val="00BF0DDC"/>
    <w:rsid w:val="00BF6352"/>
    <w:rsid w:val="00BF697C"/>
    <w:rsid w:val="00BF6EBC"/>
    <w:rsid w:val="00C0102F"/>
    <w:rsid w:val="00C035F4"/>
    <w:rsid w:val="00C03CEB"/>
    <w:rsid w:val="00C1323F"/>
    <w:rsid w:val="00C13EC3"/>
    <w:rsid w:val="00C15E00"/>
    <w:rsid w:val="00C16924"/>
    <w:rsid w:val="00C2078B"/>
    <w:rsid w:val="00C22C99"/>
    <w:rsid w:val="00C233F5"/>
    <w:rsid w:val="00C25270"/>
    <w:rsid w:val="00C3280D"/>
    <w:rsid w:val="00C35692"/>
    <w:rsid w:val="00C37E20"/>
    <w:rsid w:val="00C4131A"/>
    <w:rsid w:val="00C42E81"/>
    <w:rsid w:val="00C43B47"/>
    <w:rsid w:val="00C4638C"/>
    <w:rsid w:val="00C46F40"/>
    <w:rsid w:val="00C50823"/>
    <w:rsid w:val="00C57DFD"/>
    <w:rsid w:val="00C633C3"/>
    <w:rsid w:val="00C646CA"/>
    <w:rsid w:val="00C656AB"/>
    <w:rsid w:val="00C65DBE"/>
    <w:rsid w:val="00C67E21"/>
    <w:rsid w:val="00C72C2A"/>
    <w:rsid w:val="00C740A0"/>
    <w:rsid w:val="00C74C53"/>
    <w:rsid w:val="00C74DE9"/>
    <w:rsid w:val="00C77C4C"/>
    <w:rsid w:val="00C81B5F"/>
    <w:rsid w:val="00C821DD"/>
    <w:rsid w:val="00C847B5"/>
    <w:rsid w:val="00C84CE6"/>
    <w:rsid w:val="00C90AAF"/>
    <w:rsid w:val="00C90EB7"/>
    <w:rsid w:val="00C914AD"/>
    <w:rsid w:val="00C9307C"/>
    <w:rsid w:val="00C958C7"/>
    <w:rsid w:val="00C9680F"/>
    <w:rsid w:val="00C976C8"/>
    <w:rsid w:val="00CA0637"/>
    <w:rsid w:val="00CA2570"/>
    <w:rsid w:val="00CA54E2"/>
    <w:rsid w:val="00CA7D97"/>
    <w:rsid w:val="00CB12AD"/>
    <w:rsid w:val="00CB299E"/>
    <w:rsid w:val="00CB3F60"/>
    <w:rsid w:val="00CB5447"/>
    <w:rsid w:val="00CB77DF"/>
    <w:rsid w:val="00CC0FE5"/>
    <w:rsid w:val="00CC6B54"/>
    <w:rsid w:val="00CC77F3"/>
    <w:rsid w:val="00CD0617"/>
    <w:rsid w:val="00CD297F"/>
    <w:rsid w:val="00CD42C2"/>
    <w:rsid w:val="00CD5650"/>
    <w:rsid w:val="00CD7557"/>
    <w:rsid w:val="00CD77F1"/>
    <w:rsid w:val="00CE1A6A"/>
    <w:rsid w:val="00CE1B56"/>
    <w:rsid w:val="00CE2608"/>
    <w:rsid w:val="00CE2BE8"/>
    <w:rsid w:val="00CE5204"/>
    <w:rsid w:val="00CE625E"/>
    <w:rsid w:val="00CE6594"/>
    <w:rsid w:val="00CF037F"/>
    <w:rsid w:val="00CF1DAD"/>
    <w:rsid w:val="00CF3A15"/>
    <w:rsid w:val="00CF6462"/>
    <w:rsid w:val="00CF7228"/>
    <w:rsid w:val="00CF7B95"/>
    <w:rsid w:val="00D00311"/>
    <w:rsid w:val="00D0103B"/>
    <w:rsid w:val="00D01676"/>
    <w:rsid w:val="00D023EA"/>
    <w:rsid w:val="00D02778"/>
    <w:rsid w:val="00D02B18"/>
    <w:rsid w:val="00D02F7F"/>
    <w:rsid w:val="00D03C29"/>
    <w:rsid w:val="00D03E4E"/>
    <w:rsid w:val="00D05634"/>
    <w:rsid w:val="00D06E2D"/>
    <w:rsid w:val="00D107C1"/>
    <w:rsid w:val="00D11B8D"/>
    <w:rsid w:val="00D125C1"/>
    <w:rsid w:val="00D1359B"/>
    <w:rsid w:val="00D163CF"/>
    <w:rsid w:val="00D231C4"/>
    <w:rsid w:val="00D23E00"/>
    <w:rsid w:val="00D306B9"/>
    <w:rsid w:val="00D3225A"/>
    <w:rsid w:val="00D33A93"/>
    <w:rsid w:val="00D343E6"/>
    <w:rsid w:val="00D439B2"/>
    <w:rsid w:val="00D45311"/>
    <w:rsid w:val="00D47095"/>
    <w:rsid w:val="00D4768F"/>
    <w:rsid w:val="00D5258F"/>
    <w:rsid w:val="00D5311A"/>
    <w:rsid w:val="00D5445B"/>
    <w:rsid w:val="00D54FB1"/>
    <w:rsid w:val="00D556E1"/>
    <w:rsid w:val="00D568DF"/>
    <w:rsid w:val="00D57DDB"/>
    <w:rsid w:val="00D665D9"/>
    <w:rsid w:val="00D702A1"/>
    <w:rsid w:val="00D73FAD"/>
    <w:rsid w:val="00D7703B"/>
    <w:rsid w:val="00D809CD"/>
    <w:rsid w:val="00D813EC"/>
    <w:rsid w:val="00D816F3"/>
    <w:rsid w:val="00D84D23"/>
    <w:rsid w:val="00D85948"/>
    <w:rsid w:val="00D91BA3"/>
    <w:rsid w:val="00D92721"/>
    <w:rsid w:val="00D928F4"/>
    <w:rsid w:val="00D96D4A"/>
    <w:rsid w:val="00D975DE"/>
    <w:rsid w:val="00DA391B"/>
    <w:rsid w:val="00DA3925"/>
    <w:rsid w:val="00DA6CD0"/>
    <w:rsid w:val="00DA71D8"/>
    <w:rsid w:val="00DA733F"/>
    <w:rsid w:val="00DA745C"/>
    <w:rsid w:val="00DB0E15"/>
    <w:rsid w:val="00DB522F"/>
    <w:rsid w:val="00DB5811"/>
    <w:rsid w:val="00DB6650"/>
    <w:rsid w:val="00DC0203"/>
    <w:rsid w:val="00DC06DB"/>
    <w:rsid w:val="00DD37A8"/>
    <w:rsid w:val="00DE4328"/>
    <w:rsid w:val="00DE4793"/>
    <w:rsid w:val="00DE5EDA"/>
    <w:rsid w:val="00DE5F7F"/>
    <w:rsid w:val="00DF16D9"/>
    <w:rsid w:val="00DF17EA"/>
    <w:rsid w:val="00DF1EAA"/>
    <w:rsid w:val="00DF6EBD"/>
    <w:rsid w:val="00DF735D"/>
    <w:rsid w:val="00E013C1"/>
    <w:rsid w:val="00E01524"/>
    <w:rsid w:val="00E01EB5"/>
    <w:rsid w:val="00E02116"/>
    <w:rsid w:val="00E04575"/>
    <w:rsid w:val="00E04CDC"/>
    <w:rsid w:val="00E06A80"/>
    <w:rsid w:val="00E06B51"/>
    <w:rsid w:val="00E06B78"/>
    <w:rsid w:val="00E06DF8"/>
    <w:rsid w:val="00E07103"/>
    <w:rsid w:val="00E17DFC"/>
    <w:rsid w:val="00E231C3"/>
    <w:rsid w:val="00E23DDD"/>
    <w:rsid w:val="00E2453C"/>
    <w:rsid w:val="00E248C6"/>
    <w:rsid w:val="00E2492C"/>
    <w:rsid w:val="00E259C1"/>
    <w:rsid w:val="00E25E64"/>
    <w:rsid w:val="00E2609A"/>
    <w:rsid w:val="00E2793E"/>
    <w:rsid w:val="00E31ACA"/>
    <w:rsid w:val="00E320B9"/>
    <w:rsid w:val="00E33CF3"/>
    <w:rsid w:val="00E33D59"/>
    <w:rsid w:val="00E34073"/>
    <w:rsid w:val="00E36A1D"/>
    <w:rsid w:val="00E372D9"/>
    <w:rsid w:val="00E41FB7"/>
    <w:rsid w:val="00E43CA4"/>
    <w:rsid w:val="00E44784"/>
    <w:rsid w:val="00E45129"/>
    <w:rsid w:val="00E53A36"/>
    <w:rsid w:val="00E540FB"/>
    <w:rsid w:val="00E56F46"/>
    <w:rsid w:val="00E60592"/>
    <w:rsid w:val="00E625F0"/>
    <w:rsid w:val="00E6365F"/>
    <w:rsid w:val="00E729C9"/>
    <w:rsid w:val="00E7448F"/>
    <w:rsid w:val="00E763E6"/>
    <w:rsid w:val="00E76736"/>
    <w:rsid w:val="00E76FAB"/>
    <w:rsid w:val="00E77812"/>
    <w:rsid w:val="00E814E8"/>
    <w:rsid w:val="00E82EAA"/>
    <w:rsid w:val="00E8364C"/>
    <w:rsid w:val="00E847E5"/>
    <w:rsid w:val="00E87B70"/>
    <w:rsid w:val="00E916C6"/>
    <w:rsid w:val="00E95677"/>
    <w:rsid w:val="00E96593"/>
    <w:rsid w:val="00EA381E"/>
    <w:rsid w:val="00EA46C1"/>
    <w:rsid w:val="00EA71DA"/>
    <w:rsid w:val="00EB0D1D"/>
    <w:rsid w:val="00EB399F"/>
    <w:rsid w:val="00EB5587"/>
    <w:rsid w:val="00EB6FC3"/>
    <w:rsid w:val="00EB7795"/>
    <w:rsid w:val="00EC04A0"/>
    <w:rsid w:val="00EC2303"/>
    <w:rsid w:val="00EC5F18"/>
    <w:rsid w:val="00ED44BB"/>
    <w:rsid w:val="00ED45E4"/>
    <w:rsid w:val="00ED4912"/>
    <w:rsid w:val="00ED5028"/>
    <w:rsid w:val="00ED6334"/>
    <w:rsid w:val="00EE1147"/>
    <w:rsid w:val="00EE4B59"/>
    <w:rsid w:val="00EF05EE"/>
    <w:rsid w:val="00EF2023"/>
    <w:rsid w:val="00EF797A"/>
    <w:rsid w:val="00F0355A"/>
    <w:rsid w:val="00F130BA"/>
    <w:rsid w:val="00F14044"/>
    <w:rsid w:val="00F17C5D"/>
    <w:rsid w:val="00F21E42"/>
    <w:rsid w:val="00F252EE"/>
    <w:rsid w:val="00F26F03"/>
    <w:rsid w:val="00F2706D"/>
    <w:rsid w:val="00F27DC6"/>
    <w:rsid w:val="00F30CEE"/>
    <w:rsid w:val="00F31E1D"/>
    <w:rsid w:val="00F371AA"/>
    <w:rsid w:val="00F373E9"/>
    <w:rsid w:val="00F4077E"/>
    <w:rsid w:val="00F40AF2"/>
    <w:rsid w:val="00F40CDE"/>
    <w:rsid w:val="00F41450"/>
    <w:rsid w:val="00F438A2"/>
    <w:rsid w:val="00F442C2"/>
    <w:rsid w:val="00F460A5"/>
    <w:rsid w:val="00F50F82"/>
    <w:rsid w:val="00F516E9"/>
    <w:rsid w:val="00F53890"/>
    <w:rsid w:val="00F53AD8"/>
    <w:rsid w:val="00F558A9"/>
    <w:rsid w:val="00F55D64"/>
    <w:rsid w:val="00F56282"/>
    <w:rsid w:val="00F56C80"/>
    <w:rsid w:val="00F578A5"/>
    <w:rsid w:val="00F64942"/>
    <w:rsid w:val="00F64C9C"/>
    <w:rsid w:val="00F70639"/>
    <w:rsid w:val="00F7258B"/>
    <w:rsid w:val="00F73136"/>
    <w:rsid w:val="00F740FF"/>
    <w:rsid w:val="00F7621D"/>
    <w:rsid w:val="00F81A9D"/>
    <w:rsid w:val="00F874FC"/>
    <w:rsid w:val="00F90827"/>
    <w:rsid w:val="00F91993"/>
    <w:rsid w:val="00F9335D"/>
    <w:rsid w:val="00F934CB"/>
    <w:rsid w:val="00F93E2F"/>
    <w:rsid w:val="00F948FF"/>
    <w:rsid w:val="00F94A7C"/>
    <w:rsid w:val="00FA1291"/>
    <w:rsid w:val="00FA3E23"/>
    <w:rsid w:val="00FA601C"/>
    <w:rsid w:val="00FA6D2C"/>
    <w:rsid w:val="00FB2209"/>
    <w:rsid w:val="00FB313D"/>
    <w:rsid w:val="00FB510F"/>
    <w:rsid w:val="00FB6248"/>
    <w:rsid w:val="00FC04D4"/>
    <w:rsid w:val="00FC0D67"/>
    <w:rsid w:val="00FC1738"/>
    <w:rsid w:val="00FC1FE9"/>
    <w:rsid w:val="00FC32DA"/>
    <w:rsid w:val="00FC3877"/>
    <w:rsid w:val="00FC4C20"/>
    <w:rsid w:val="00FC616F"/>
    <w:rsid w:val="00FC78FE"/>
    <w:rsid w:val="00FC7E73"/>
    <w:rsid w:val="00FD03F2"/>
    <w:rsid w:val="00FD1F88"/>
    <w:rsid w:val="00FD22C7"/>
    <w:rsid w:val="00FD4DA9"/>
    <w:rsid w:val="00FD5B7B"/>
    <w:rsid w:val="00FD63F0"/>
    <w:rsid w:val="00FE7253"/>
    <w:rsid w:val="00FE7AAF"/>
    <w:rsid w:val="00FF2CBC"/>
    <w:rsid w:val="00FF45E3"/>
    <w:rsid w:val="00FF667F"/>
    <w:rsid w:val="00FF68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562B30"/>
  <w15:docId w15:val="{0FC0EE92-307F-4569-9A68-BE66F5C1A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133BB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735F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C7E7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2379B"/>
    <w:rPr>
      <w:color w:val="808080"/>
    </w:rPr>
  </w:style>
  <w:style w:type="table" w:styleId="a4">
    <w:name w:val="Table Grid"/>
    <w:basedOn w:val="a1"/>
    <w:uiPriority w:val="39"/>
    <w:rsid w:val="001F6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1"/>
    <w:uiPriority w:val="46"/>
    <w:rsid w:val="001F65A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2">
    <w:name w:val="Grid Table 1 Light Accent 2"/>
    <w:basedOn w:val="a1"/>
    <w:uiPriority w:val="46"/>
    <w:rsid w:val="001F65AC"/>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4">
    <w:name w:val="Grid Table 1 Light Accent 4"/>
    <w:basedOn w:val="a1"/>
    <w:uiPriority w:val="46"/>
    <w:rsid w:val="001F65AC"/>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1-5">
    <w:name w:val="Grid Table 1 Light Accent 5"/>
    <w:basedOn w:val="a1"/>
    <w:uiPriority w:val="46"/>
    <w:rsid w:val="001F65AC"/>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1-6">
    <w:name w:val="Grid Table 1 Light Accent 6"/>
    <w:basedOn w:val="a1"/>
    <w:uiPriority w:val="46"/>
    <w:rsid w:val="001F65AC"/>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5">
    <w:name w:val="Plain Table 5"/>
    <w:basedOn w:val="a1"/>
    <w:uiPriority w:val="45"/>
    <w:rsid w:val="001F65A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1">
    <w:name w:val="Plain Table 3"/>
    <w:basedOn w:val="a1"/>
    <w:uiPriority w:val="43"/>
    <w:rsid w:val="001F65A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5">
    <w:name w:val="Hyperlink"/>
    <w:basedOn w:val="a0"/>
    <w:uiPriority w:val="99"/>
    <w:semiHidden/>
    <w:unhideWhenUsed/>
    <w:rsid w:val="004B0F16"/>
    <w:rPr>
      <w:color w:val="0000FF"/>
      <w:u w:val="single"/>
    </w:rPr>
  </w:style>
  <w:style w:type="character" w:customStyle="1" w:styleId="mi">
    <w:name w:val="mi"/>
    <w:basedOn w:val="a0"/>
    <w:rsid w:val="008B691C"/>
  </w:style>
  <w:style w:type="character" w:customStyle="1" w:styleId="mo">
    <w:name w:val="mo"/>
    <w:basedOn w:val="a0"/>
    <w:rsid w:val="008B691C"/>
  </w:style>
  <w:style w:type="character" w:customStyle="1" w:styleId="mtext">
    <w:name w:val="mtext"/>
    <w:basedOn w:val="a0"/>
    <w:rsid w:val="008B691C"/>
  </w:style>
  <w:style w:type="paragraph" w:styleId="a6">
    <w:name w:val="header"/>
    <w:basedOn w:val="a"/>
    <w:link w:val="a7"/>
    <w:uiPriority w:val="99"/>
    <w:unhideWhenUsed/>
    <w:rsid w:val="00C13EC3"/>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C13EC3"/>
    <w:rPr>
      <w:sz w:val="18"/>
      <w:szCs w:val="18"/>
    </w:rPr>
  </w:style>
  <w:style w:type="paragraph" w:styleId="a8">
    <w:name w:val="footer"/>
    <w:basedOn w:val="a"/>
    <w:link w:val="a9"/>
    <w:uiPriority w:val="99"/>
    <w:unhideWhenUsed/>
    <w:rsid w:val="00C13EC3"/>
    <w:pPr>
      <w:tabs>
        <w:tab w:val="center" w:pos="4153"/>
        <w:tab w:val="right" w:pos="8306"/>
      </w:tabs>
      <w:snapToGrid w:val="0"/>
      <w:jc w:val="left"/>
    </w:pPr>
    <w:rPr>
      <w:sz w:val="18"/>
      <w:szCs w:val="18"/>
    </w:rPr>
  </w:style>
  <w:style w:type="character" w:customStyle="1" w:styleId="a9">
    <w:name w:val="页脚 字符"/>
    <w:basedOn w:val="a0"/>
    <w:link w:val="a8"/>
    <w:uiPriority w:val="99"/>
    <w:rsid w:val="00C13EC3"/>
    <w:rPr>
      <w:sz w:val="18"/>
      <w:szCs w:val="18"/>
    </w:rPr>
  </w:style>
  <w:style w:type="paragraph" w:styleId="aa">
    <w:name w:val="List Paragraph"/>
    <w:basedOn w:val="a"/>
    <w:uiPriority w:val="34"/>
    <w:qFormat/>
    <w:rsid w:val="001109E3"/>
    <w:pPr>
      <w:ind w:firstLineChars="200" w:firstLine="420"/>
    </w:pPr>
  </w:style>
  <w:style w:type="character" w:customStyle="1" w:styleId="10">
    <w:name w:val="标题 1 字符"/>
    <w:basedOn w:val="a0"/>
    <w:link w:val="1"/>
    <w:uiPriority w:val="9"/>
    <w:rsid w:val="00133BBC"/>
    <w:rPr>
      <w:rFonts w:ascii="宋体" w:eastAsia="宋体" w:hAnsi="宋体" w:cs="宋体"/>
      <w:b/>
      <w:bCs/>
      <w:kern w:val="36"/>
      <w:sz w:val="48"/>
      <w:szCs w:val="48"/>
    </w:rPr>
  </w:style>
  <w:style w:type="table" w:styleId="ab">
    <w:name w:val="Grid Table Light"/>
    <w:basedOn w:val="a1"/>
    <w:uiPriority w:val="40"/>
    <w:rsid w:val="0004470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1"/>
    <w:uiPriority w:val="41"/>
    <w:rsid w:val="0004470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04470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Grid Table 1 Light Accent 1"/>
    <w:basedOn w:val="a1"/>
    <w:uiPriority w:val="46"/>
    <w:rsid w:val="00044704"/>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ac">
    <w:name w:val="Revision"/>
    <w:hidden/>
    <w:uiPriority w:val="99"/>
    <w:semiHidden/>
    <w:rsid w:val="00216259"/>
  </w:style>
  <w:style w:type="character" w:styleId="ad">
    <w:name w:val="annotation reference"/>
    <w:basedOn w:val="a0"/>
    <w:uiPriority w:val="99"/>
    <w:semiHidden/>
    <w:unhideWhenUsed/>
    <w:rsid w:val="00216259"/>
    <w:rPr>
      <w:sz w:val="21"/>
      <w:szCs w:val="21"/>
    </w:rPr>
  </w:style>
  <w:style w:type="paragraph" w:styleId="ae">
    <w:name w:val="annotation text"/>
    <w:basedOn w:val="a"/>
    <w:link w:val="af"/>
    <w:uiPriority w:val="99"/>
    <w:unhideWhenUsed/>
    <w:rsid w:val="00216259"/>
    <w:pPr>
      <w:jc w:val="left"/>
    </w:pPr>
  </w:style>
  <w:style w:type="character" w:customStyle="1" w:styleId="af">
    <w:name w:val="批注文字 字符"/>
    <w:basedOn w:val="a0"/>
    <w:link w:val="ae"/>
    <w:uiPriority w:val="99"/>
    <w:rsid w:val="00216259"/>
  </w:style>
  <w:style w:type="paragraph" w:styleId="af0">
    <w:name w:val="annotation subject"/>
    <w:basedOn w:val="ae"/>
    <w:next w:val="ae"/>
    <w:link w:val="af1"/>
    <w:uiPriority w:val="99"/>
    <w:semiHidden/>
    <w:unhideWhenUsed/>
    <w:rsid w:val="00216259"/>
    <w:rPr>
      <w:b/>
      <w:bCs/>
    </w:rPr>
  </w:style>
  <w:style w:type="character" w:customStyle="1" w:styleId="af1">
    <w:name w:val="批注主题 字符"/>
    <w:basedOn w:val="af"/>
    <w:link w:val="af0"/>
    <w:uiPriority w:val="99"/>
    <w:semiHidden/>
    <w:rsid w:val="00216259"/>
    <w:rPr>
      <w:b/>
      <w:bCs/>
    </w:rPr>
  </w:style>
  <w:style w:type="character" w:customStyle="1" w:styleId="20">
    <w:name w:val="标题 2 字符"/>
    <w:basedOn w:val="a0"/>
    <w:link w:val="2"/>
    <w:uiPriority w:val="9"/>
    <w:semiHidden/>
    <w:rsid w:val="007735FD"/>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FC7E73"/>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4416">
      <w:bodyDiv w:val="1"/>
      <w:marLeft w:val="0"/>
      <w:marRight w:val="0"/>
      <w:marTop w:val="0"/>
      <w:marBottom w:val="0"/>
      <w:divBdr>
        <w:top w:val="none" w:sz="0" w:space="0" w:color="auto"/>
        <w:left w:val="none" w:sz="0" w:space="0" w:color="auto"/>
        <w:bottom w:val="none" w:sz="0" w:space="0" w:color="auto"/>
        <w:right w:val="none" w:sz="0" w:space="0" w:color="auto"/>
      </w:divBdr>
    </w:div>
    <w:div w:id="102582217">
      <w:bodyDiv w:val="1"/>
      <w:marLeft w:val="0"/>
      <w:marRight w:val="0"/>
      <w:marTop w:val="0"/>
      <w:marBottom w:val="0"/>
      <w:divBdr>
        <w:top w:val="none" w:sz="0" w:space="0" w:color="auto"/>
        <w:left w:val="none" w:sz="0" w:space="0" w:color="auto"/>
        <w:bottom w:val="none" w:sz="0" w:space="0" w:color="auto"/>
        <w:right w:val="none" w:sz="0" w:space="0" w:color="auto"/>
      </w:divBdr>
    </w:div>
    <w:div w:id="737751727">
      <w:bodyDiv w:val="1"/>
      <w:marLeft w:val="0"/>
      <w:marRight w:val="0"/>
      <w:marTop w:val="0"/>
      <w:marBottom w:val="0"/>
      <w:divBdr>
        <w:top w:val="none" w:sz="0" w:space="0" w:color="auto"/>
        <w:left w:val="none" w:sz="0" w:space="0" w:color="auto"/>
        <w:bottom w:val="none" w:sz="0" w:space="0" w:color="auto"/>
        <w:right w:val="none" w:sz="0" w:space="0" w:color="auto"/>
      </w:divBdr>
    </w:div>
    <w:div w:id="1625309540">
      <w:bodyDiv w:val="1"/>
      <w:marLeft w:val="0"/>
      <w:marRight w:val="0"/>
      <w:marTop w:val="0"/>
      <w:marBottom w:val="0"/>
      <w:divBdr>
        <w:top w:val="none" w:sz="0" w:space="0" w:color="auto"/>
        <w:left w:val="none" w:sz="0" w:space="0" w:color="auto"/>
        <w:bottom w:val="none" w:sz="0" w:space="0" w:color="auto"/>
        <w:right w:val="none" w:sz="0" w:space="0" w:color="auto"/>
      </w:divBdr>
    </w:div>
    <w:div w:id="18596116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sv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fontTable" Target="fontTable.xml"/><Relationship Id="rId16" Type="http://schemas.openxmlformats.org/officeDocument/2006/relationships/image" Target="media/image5.png"/><Relationship Id="rId11" Type="http://schemas.microsoft.com/office/2018/08/relationships/commentsExtensible" Target="commentsExtensible.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19" Type="http://schemas.openxmlformats.org/officeDocument/2006/relationships/image" Target="media/image8.sv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1.jpeg"/><Relationship Id="rId80" Type="http://schemas.openxmlformats.org/officeDocument/2006/relationships/image" Target="media/image69.png"/><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sv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svg"/><Relationship Id="rId23" Type="http://schemas.openxmlformats.org/officeDocument/2006/relationships/image" Target="media/image12.sv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jpeg"/><Relationship Id="rId60" Type="http://schemas.openxmlformats.org/officeDocument/2006/relationships/image" Target="media/image49.jpe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jpeg"/><Relationship Id="rId81" Type="http://schemas.openxmlformats.org/officeDocument/2006/relationships/image" Target="media/image70.png"/><Relationship Id="rId86"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sv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jpeg"/><Relationship Id="rId40" Type="http://schemas.openxmlformats.org/officeDocument/2006/relationships/image" Target="media/image29.png"/><Relationship Id="rId45" Type="http://schemas.openxmlformats.org/officeDocument/2006/relationships/image" Target="media/image34.jpeg"/><Relationship Id="rId66" Type="http://schemas.openxmlformats.org/officeDocument/2006/relationships/image" Target="media/image55.jpeg"/><Relationship Id="rId61" Type="http://schemas.openxmlformats.org/officeDocument/2006/relationships/image" Target="media/image50.png"/><Relationship Id="rId82" Type="http://schemas.openxmlformats.org/officeDocument/2006/relationships/image" Target="media/image7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51FF2-936E-463B-B6D8-9FC408780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2817</Words>
  <Characters>16063</Characters>
  <Application>Microsoft Office Word</Application>
  <DocSecurity>0</DocSecurity>
  <Lines>133</Lines>
  <Paragraphs>37</Paragraphs>
  <ScaleCrop>false</ScaleCrop>
  <Company/>
  <LinksUpToDate>false</LinksUpToDate>
  <CharactersWithSpaces>18843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 chi</dc:creator>
  <cp:keywords/>
  <dc:description/>
  <cp:lastModifiedBy>tang chi</cp:lastModifiedBy>
  <cp:revision>2</cp:revision>
  <dcterms:created xsi:type="dcterms:W3CDTF">2023-03-01T14:09:00Z</dcterms:created>
  <dcterms:modified xsi:type="dcterms:W3CDTF">2023-03-01T14:09:00Z</dcterms:modified>
</cp:coreProperties>
</file>